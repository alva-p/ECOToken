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9"/>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43"/>
        </w:numPr>
        <w:spacing w:after="10" w:before="20" w:line="288" w:lineRule="auto"/>
        <w:ind w:left="720" w:hanging="360"/>
        <w:rPr>
          <w:sz w:val="30"/>
          <w:szCs w:val="30"/>
        </w:rPr>
      </w:pPr>
      <w:r w:rsidDel="00000000" w:rsidR="00000000" w:rsidRPr="00000000">
        <w:rPr>
          <w:sz w:val="30"/>
          <w:szCs w:val="30"/>
          <w:rtl w:val="0"/>
        </w:rPr>
        <w:t xml:space="preserve">Alves Rodrigo (</w:t>
      </w:r>
      <w:hyperlink r:id="rId10">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43"/>
        </w:numPr>
        <w:spacing w:after="10" w:before="20" w:line="288" w:lineRule="auto"/>
        <w:ind w:left="720" w:hanging="360"/>
        <w:rPr>
          <w:sz w:val="30"/>
          <w:szCs w:val="30"/>
        </w:rPr>
      </w:pPr>
      <w:r w:rsidDel="00000000" w:rsidR="00000000" w:rsidRPr="00000000">
        <w:rPr>
          <w:sz w:val="30"/>
          <w:szCs w:val="30"/>
          <w:rtl w:val="0"/>
        </w:rPr>
        <w:t xml:space="preserve">Martinez Mateo (</w:t>
      </w:r>
      <w:hyperlink r:id="rId11">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43"/>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2">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43"/>
        </w:numPr>
        <w:spacing w:after="10" w:before="20" w:line="288" w:lineRule="auto"/>
        <w:ind w:left="720" w:hanging="360"/>
        <w:rPr>
          <w:sz w:val="30"/>
          <w:szCs w:val="30"/>
        </w:rPr>
      </w:pPr>
      <w:r w:rsidDel="00000000" w:rsidR="00000000" w:rsidRPr="00000000">
        <w:rPr>
          <w:sz w:val="30"/>
          <w:szCs w:val="30"/>
          <w:rtl w:val="0"/>
        </w:rPr>
        <w:t xml:space="preserve">Pineda Álvaro (</w:t>
      </w:r>
      <w:hyperlink r:id="rId13">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9"/>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9"/>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368565264"/>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b w:val="1"/>
                <w:bCs w:val="1"/>
                <w:color w:val="000000"/>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rPr>
          </w:pPr>
          <w:hyperlink w:anchor="_heading=h.q9fqtxdf5ijt">
            <w:r w:rsidDel="00000000" w:rsidR="00000000" w:rsidRPr="00000000">
              <w:rPr>
                <w:b w:val="1"/>
                <w:bCs w:val="1"/>
                <w:color w:val="000000"/>
                <w:rtl w:val="0"/>
              </w:rPr>
              <w:t xml:space="preserve">Versiones del documento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rPr>
          </w:pPr>
          <w:hyperlink w:anchor="_heading=h.p2dhbgfzpz22">
            <w:r w:rsidDel="00000000" w:rsidR="00000000" w:rsidRPr="00000000">
              <w:rPr>
                <w:b w:val="1"/>
                <w:bCs w:val="1"/>
                <w:color w:val="000000"/>
                <w:rtl w:val="0"/>
              </w:rPr>
              <w:t xml:space="preserve">Introducción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rPr>
          </w:pPr>
          <w:hyperlink w:anchor="_heading=h.eb4y11ejhcit">
            <w:r w:rsidDel="00000000" w:rsidR="00000000" w:rsidRPr="00000000">
              <w:rPr>
                <w:b w:val="1"/>
                <w:bCs w:val="1"/>
                <w:color w:val="000000"/>
                <w:rtl w:val="0"/>
              </w:rPr>
              <w:t xml:space="preserve">Documentación inicial del Sprint 2</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5zjcsgu4mv36">
            <w:r w:rsidDel="00000000" w:rsidR="00000000" w:rsidRPr="00000000">
              <w:rPr>
                <w:color w:val="000000"/>
                <w:rtl w:val="0"/>
              </w:rPr>
              <w:t xml:space="preserve">Objetivo o meta del sprint</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x06uaydoyorx">
            <w:r w:rsidDel="00000000" w:rsidR="00000000" w:rsidRPr="00000000">
              <w:rPr>
                <w:color w:val="000000"/>
                <w:rtl w:val="0"/>
              </w:rPr>
              <w:t xml:space="preserve">Actualización del alcance del producto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tm3aa8bmnlw3">
            <w:r w:rsidDel="00000000" w:rsidR="00000000" w:rsidRPr="00000000">
              <w:rPr>
                <w:color w:val="000000"/>
                <w:rtl w:val="0"/>
              </w:rPr>
              <w:t xml:space="preserve">Calendarización del sprint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rPr>
          </w:pPr>
          <w:hyperlink w:anchor="_heading=h.5w0jhyy94tah">
            <w:r w:rsidDel="00000000" w:rsidR="00000000" w:rsidRPr="00000000">
              <w:rPr>
                <w:color w:val="000000"/>
                <w:rtl w:val="0"/>
              </w:rPr>
              <w:t xml:space="preserve">Capacidad estimada del equipo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rPr>
          </w:pPr>
          <w:hyperlink w:anchor="_heading=h.ebl0elbgwmvb">
            <w:r w:rsidDel="00000000" w:rsidR="00000000" w:rsidRPr="00000000">
              <w:rPr>
                <w:b w:val="1"/>
                <w:bCs w:val="1"/>
                <w:color w:val="000000"/>
                <w:rtl w:val="0"/>
              </w:rPr>
              <w:t xml:space="preserve">Sprint Backlog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rPr>
          </w:pPr>
          <w:hyperlink w:anchor="_heading=h.ijkw3036c84h">
            <w:r w:rsidDel="00000000" w:rsidR="00000000" w:rsidRPr="00000000">
              <w:rPr>
                <w:b w:val="1"/>
                <w:bCs w:val="1"/>
                <w:color w:val="000000"/>
                <w:rtl w:val="0"/>
              </w:rPr>
              <w:t xml:space="preserve">Dependencias entre historias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rPr>
          </w:pPr>
          <w:hyperlink w:anchor="_heading=h.280hmvhijyqk">
            <w:r w:rsidDel="00000000" w:rsidR="00000000" w:rsidRPr="00000000">
              <w:rPr>
                <w:b w:val="1"/>
                <w:bCs w:val="1"/>
                <w:color w:val="000000"/>
                <w:rtl w:val="0"/>
              </w:rPr>
              <w:t xml:space="preserve">Detalle de historias de usuario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rPr>
          </w:pPr>
          <w:hyperlink w:anchor="_heading=h.50ngcg1f9nr1">
            <w:r w:rsidDel="00000000" w:rsidR="00000000" w:rsidRPr="00000000">
              <w:rPr>
                <w:color w:val="000000"/>
                <w:rtl w:val="0"/>
              </w:rPr>
              <w:t xml:space="preserve">E2-HU02 – Mint de puntos ECO por material reciclado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rPr>
          </w:pPr>
          <w:hyperlink w:anchor="_heading=h.g4bdnz6jgigu">
            <w:r w:rsidDel="00000000" w:rsidR="00000000" w:rsidRPr="00000000">
              <w:rPr>
                <w:color w:val="000000"/>
                <w:rtl w:val="0"/>
              </w:rPr>
              <w:t xml:space="preserve">E2-HU04 – Pausa y despausa del contrato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rPr>
          </w:pPr>
          <w:hyperlink w:anchor="_heading=h.81lqnpx69lg6">
            <w:r w:rsidDel="00000000" w:rsidR="00000000" w:rsidRPr="00000000">
              <w:rPr>
                <w:color w:val="000000"/>
                <w:rtl w:val="0"/>
              </w:rPr>
              <w:t xml:space="preserve">E2-HU05 – Quema de emergencia</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rPr>
          </w:pPr>
          <w:hyperlink w:anchor="_heading=h.2p9f1ntpgtxv">
            <w:r w:rsidDel="00000000" w:rsidR="00000000" w:rsidRPr="00000000">
              <w:rPr>
                <w:color w:val="000000"/>
                <w:rtl w:val="0"/>
              </w:rPr>
              <w:t xml:space="preserve">E2-HU07 – Suite de tests unitarios y fuzzing en Foundry</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rPr>
          </w:pPr>
          <w:hyperlink w:anchor="_heading=h.q2gkz7n4ktxg">
            <w:r w:rsidDel="00000000" w:rsidR="00000000" w:rsidRPr="00000000">
              <w:rPr>
                <w:color w:val="000000"/>
                <w:rtl w:val="0"/>
              </w:rPr>
              <w:t xml:space="preserve">E2-HU08 – Despliegue y verificación en Sepolia</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rPr>
          </w:pPr>
          <w:hyperlink w:anchor="_heading=h.jt87e1idfyph">
            <w:r w:rsidDel="00000000" w:rsidR="00000000" w:rsidRPr="00000000">
              <w:rPr>
                <w:color w:val="000000"/>
                <w:rtl w:val="0"/>
              </w:rPr>
              <w:t xml:space="preserve">E1-HU07 – Docker Compose para servicios locales mínimos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rPr>
          </w:pPr>
          <w:hyperlink w:anchor="_heading=h.797da45u8usx">
            <w:r w:rsidDel="00000000" w:rsidR="00000000" w:rsidRPr="00000000">
              <w:rPr>
                <w:b w:val="1"/>
                <w:bCs w:val="1"/>
                <w:color w:val="000000"/>
                <w:rtl w:val="0"/>
              </w:rPr>
              <w:t xml:space="preserve">Documentación del producto</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rPr>
          </w:pPr>
          <w:hyperlink w:anchor="_heading=h.lj9pfhmrgjiu">
            <w:r w:rsidDel="00000000" w:rsidR="00000000" w:rsidRPr="00000000">
              <w:rPr>
                <w:b w:val="1"/>
                <w:bCs w:val="1"/>
                <w:color w:val="000000"/>
                <w:rtl w:val="0"/>
              </w:rPr>
              <w:t xml:space="preserve">Documentación de análisis del sprint</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rPr>
          </w:pPr>
          <w:hyperlink w:anchor="_heading=h.nr3ixdsrbvik">
            <w:r w:rsidDel="00000000" w:rsidR="00000000" w:rsidRPr="00000000">
              <w:rPr>
                <w:color w:val="000000"/>
                <w:rtl w:val="0"/>
              </w:rPr>
              <w:t xml:space="preserve">1. Evolución del modelo de puntos ECO</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rPr>
          </w:pPr>
          <w:hyperlink w:anchor="_heading=h.88wrby4d2v03">
            <w:r w:rsidDel="00000000" w:rsidR="00000000" w:rsidRPr="00000000">
              <w:rPr>
                <w:color w:val="000000"/>
                <w:rtl w:val="0"/>
              </w:rPr>
              <w:t xml:space="preserve">2. Trazabilidad de la emisión</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rPr>
          </w:pPr>
          <w:hyperlink w:anchor="_heading=h.fq8jrmzen94h">
            <w:r w:rsidDel="00000000" w:rsidR="00000000" w:rsidRPr="00000000">
              <w:rPr>
                <w:color w:val="000000"/>
                <w:rtl w:val="0"/>
              </w:rPr>
              <w:t xml:space="preserve">3. Seguridad operativa del contrato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rPr>
          </w:pPr>
          <w:hyperlink w:anchor="_heading=h.qsqri7hznlx3">
            <w:r w:rsidDel="00000000" w:rsidR="00000000" w:rsidRPr="00000000">
              <w:rPr>
                <w:color w:val="000000"/>
                <w:rtl w:val="0"/>
              </w:rPr>
              <w:t xml:space="preserve">4. Quema de emergencia</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rPr>
          </w:pPr>
          <w:hyperlink w:anchor="_heading=h.7twqi1aplm3s">
            <w:r w:rsidDel="00000000" w:rsidR="00000000" w:rsidRPr="00000000">
              <w:rPr>
                <w:color w:val="000000"/>
                <w:rtl w:val="0"/>
              </w:rPr>
              <w:t xml:space="preserve">5. Validación por pruebas antes del despliegue</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rPr>
          </w:pPr>
          <w:hyperlink w:anchor="_heading=h.iv6ftqazyxh4">
            <w:r w:rsidDel="00000000" w:rsidR="00000000" w:rsidRPr="00000000">
              <w:rPr>
                <w:color w:val="000000"/>
                <w:rtl w:val="0"/>
              </w:rPr>
              <w:t xml:space="preserve">6. Preparación para integración backend-blockchain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rPr>
          </w:pPr>
          <w:hyperlink w:anchor="_heading=h.spn55n7xi1dj">
            <w:r w:rsidDel="00000000" w:rsidR="00000000" w:rsidRPr="00000000">
              <w:rPr>
                <w:color w:val="000000"/>
                <w:rtl w:val="0"/>
              </w:rPr>
              <w:t xml:space="preserve">Conclusión del análisis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rPr>
          </w:pPr>
          <w:hyperlink w:anchor="_heading=h.d24x4lv05r2y">
            <w:r w:rsidDel="00000000" w:rsidR="00000000" w:rsidRPr="00000000">
              <w:rPr>
                <w:b w:val="1"/>
                <w:bCs w:val="1"/>
                <w:color w:val="000000"/>
                <w:rtl w:val="0"/>
              </w:rPr>
              <w:t xml:space="preserve">Documentación de diseño del sprint</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rPr>
          </w:pPr>
          <w:hyperlink w:anchor="_heading=h.6hazg7hxws8c">
            <w:r w:rsidDel="00000000" w:rsidR="00000000" w:rsidRPr="00000000">
              <w:rPr>
                <w:color w:val="000000"/>
                <w:rtl w:val="0"/>
              </w:rPr>
              <w:t xml:space="preserve">Diseño de la capa blockchain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rPr>
          </w:pPr>
          <w:hyperlink w:anchor="_heading=h.8km5mvqdejp7">
            <w:r w:rsidDel="00000000" w:rsidR="00000000" w:rsidRPr="00000000">
              <w:rPr>
                <w:color w:val="000000"/>
                <w:rtl w:val="0"/>
              </w:rPr>
              <w:t xml:space="preserve">Diseño de roles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rPr>
          </w:pPr>
          <w:hyperlink w:anchor="_heading=h.7blceqtrtckc">
            <w:r w:rsidDel="00000000" w:rsidR="00000000" w:rsidRPr="00000000">
              <w:rPr>
                <w:color w:val="000000"/>
                <w:rtl w:val="0"/>
              </w:rPr>
              <w:t xml:space="preserve">Diseño de eventos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rPr>
          </w:pPr>
          <w:hyperlink w:anchor="_heading=h.7wbqvugptsy">
            <w:r w:rsidDel="00000000" w:rsidR="00000000" w:rsidRPr="00000000">
              <w:rPr>
                <w:color w:val="000000"/>
                <w:rtl w:val="0"/>
              </w:rPr>
              <w:t xml:space="preserve">Diseño de pausa y control de operaciones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rPr>
          </w:pPr>
          <w:hyperlink w:anchor="_heading=h.jtdbrzvm6ka4">
            <w:r w:rsidDel="00000000" w:rsidR="00000000" w:rsidRPr="00000000">
              <w:rPr>
                <w:color w:val="000000"/>
                <w:rtl w:val="0"/>
              </w:rPr>
              <w:t xml:space="preserve">Diseño de pruebas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rPr>
          </w:pPr>
          <w:hyperlink w:anchor="_heading=h.d4go7er72j5u">
            <w:r w:rsidDel="00000000" w:rsidR="00000000" w:rsidRPr="00000000">
              <w:rPr>
                <w:color w:val="000000"/>
                <w:rtl w:val="0"/>
              </w:rPr>
              <w:t xml:space="preserve">Diseño de CI</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rPr>
          </w:pPr>
          <w:hyperlink w:anchor="_heading=h.437g6oqyzqa2">
            <w:r w:rsidDel="00000000" w:rsidR="00000000" w:rsidRPr="00000000">
              <w:rPr>
                <w:color w:val="000000"/>
                <w:rtl w:val="0"/>
              </w:rPr>
              <w:t xml:space="preserve">Diseño de infraestructura local</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rPr>
          </w:pPr>
          <w:hyperlink w:anchor="_heading=h.i10wyrtt14qe">
            <w:r w:rsidDel="00000000" w:rsidR="00000000" w:rsidRPr="00000000">
              <w:rPr>
                <w:color w:val="000000"/>
                <w:rtl w:val="0"/>
              </w:rPr>
              <w:t xml:space="preserve">Diseño de despliegue en Sepolia</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000000"/>
            </w:rPr>
          </w:pPr>
          <w:hyperlink w:anchor="_heading=h.pihpoklavavo">
            <w:r w:rsidDel="00000000" w:rsidR="00000000" w:rsidRPr="00000000">
              <w:rPr>
                <w:b w:val="1"/>
                <w:bCs w:val="1"/>
                <w:color w:val="000000"/>
                <w:rtl w:val="0"/>
              </w:rPr>
              <w:t xml:space="preserve">Documentación de testeo y pruebas del sprint</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000000"/>
            </w:rPr>
          </w:pPr>
          <w:hyperlink w:anchor="_heading=h.s4995jd7oedl">
            <w:r w:rsidDel="00000000" w:rsidR="00000000" w:rsidRPr="00000000">
              <w:rPr>
                <w:color w:val="000000"/>
                <w:rtl w:val="0"/>
              </w:rPr>
              <w:t xml:space="preserve">Pruebas sobre mint con trazabilidad</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rPr>
          </w:pPr>
          <w:hyperlink w:anchor="_heading=h.b1gzp24x4bnd">
            <w:r w:rsidDel="00000000" w:rsidR="00000000" w:rsidRPr="00000000">
              <w:rPr>
                <w:color w:val="000000"/>
                <w:rtl w:val="0"/>
              </w:rPr>
              <w:t xml:space="preserve">Pruebas sobre pausa y despausa</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color w:val="000000"/>
            </w:rPr>
          </w:pPr>
          <w:hyperlink w:anchor="_heading=h.dylootoz265e">
            <w:r w:rsidDel="00000000" w:rsidR="00000000" w:rsidRPr="00000000">
              <w:rPr>
                <w:color w:val="000000"/>
                <w:rtl w:val="0"/>
              </w:rPr>
              <w:t xml:space="preserve">Pruebas sobre emergencyBurn</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color w:val="000000"/>
            </w:rPr>
          </w:pPr>
          <w:hyperlink w:anchor="_heading=h.6r9c64a29tf1">
            <w:r w:rsidDel="00000000" w:rsidR="00000000" w:rsidRPr="00000000">
              <w:rPr>
                <w:color w:val="000000"/>
                <w:rtl w:val="0"/>
              </w:rPr>
              <w:t xml:space="preserve">Pruebas de fuzzing</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000000"/>
            </w:rPr>
          </w:pPr>
          <w:hyperlink w:anchor="_heading=h.jycx9w345npw">
            <w:r w:rsidDel="00000000" w:rsidR="00000000" w:rsidRPr="00000000">
              <w:rPr>
                <w:color w:val="000000"/>
                <w:rtl w:val="0"/>
              </w:rPr>
              <w:t xml:space="preserve">Pruebas mediante CI</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000000"/>
            </w:rPr>
          </w:pPr>
          <w:hyperlink w:anchor="_heading=h.psml5rgy1pe7">
            <w:r w:rsidDel="00000000" w:rsidR="00000000" w:rsidRPr="00000000">
              <w:rPr>
                <w:color w:val="000000"/>
                <w:rtl w:val="0"/>
              </w:rPr>
              <w:t xml:space="preserve">Resultado general de pruebas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rPr>
          </w:pPr>
          <w:hyperlink w:anchor="_heading=h.lk9k3qzfm2qe">
            <w:r w:rsidDel="00000000" w:rsidR="00000000" w:rsidRPr="00000000">
              <w:rPr>
                <w:b w:val="1"/>
                <w:bCs w:val="1"/>
                <w:color w:val="000000"/>
                <w:rtl w:val="0"/>
              </w:rPr>
              <w:t xml:space="preserve">Documentación de implementación y despliegue del sprint</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color w:val="000000"/>
            </w:rPr>
          </w:pPr>
          <w:hyperlink w:anchor="_heading=h.7ar9irrcm7bk">
            <w:r w:rsidDel="00000000" w:rsidR="00000000" w:rsidRPr="00000000">
              <w:rPr>
                <w:color w:val="000000"/>
                <w:rtl w:val="0"/>
              </w:rPr>
              <w:t xml:space="preserve">Implementación de mint con trazabilidad</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color w:val="000000"/>
            </w:rPr>
          </w:pPr>
          <w:hyperlink w:anchor="_heading=h.kns9c1v1lnhm">
            <w:r w:rsidDel="00000000" w:rsidR="00000000" w:rsidRPr="00000000">
              <w:rPr>
                <w:color w:val="000000"/>
                <w:rtl w:val="0"/>
              </w:rPr>
              <w:t xml:space="preserve">Implementación de pausa y despausa</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color w:val="000000"/>
            </w:rPr>
          </w:pPr>
          <w:hyperlink w:anchor="_heading=h.qkykqo9tdl07">
            <w:r w:rsidDel="00000000" w:rsidR="00000000" w:rsidRPr="00000000">
              <w:rPr>
                <w:color w:val="000000"/>
                <w:rtl w:val="0"/>
              </w:rPr>
              <w:t xml:space="preserve">Implementación de emergencyBurn</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rPr>
          </w:pPr>
          <w:hyperlink w:anchor="_heading=h.o94aj3fya724">
            <w:r w:rsidDel="00000000" w:rsidR="00000000" w:rsidRPr="00000000">
              <w:rPr>
                <w:color w:val="000000"/>
                <w:rtl w:val="0"/>
              </w:rPr>
              <w:t xml:space="preserve">Implementación de tests unitarios y fuzzing</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rPr>
          </w:pPr>
          <w:hyperlink w:anchor="_heading=h.wokxuxwh7j1z">
            <w:r w:rsidDel="00000000" w:rsidR="00000000" w:rsidRPr="00000000">
              <w:rPr>
                <w:color w:val="000000"/>
                <w:rtl w:val="0"/>
              </w:rPr>
              <w:t xml:space="preserve">Implementación de CI</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rPr>
          </w:pPr>
          <w:hyperlink w:anchor="_heading=h.tzsvl8lusgn3">
            <w:r w:rsidDel="00000000" w:rsidR="00000000" w:rsidRPr="00000000">
              <w:rPr>
                <w:color w:val="000000"/>
                <w:rtl w:val="0"/>
              </w:rPr>
              <w:t xml:space="preserve">Implementación de Docker Compose</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000000"/>
            </w:rPr>
          </w:pPr>
          <w:hyperlink w:anchor="_heading=h.rclt9vhopzy8">
            <w:r w:rsidDel="00000000" w:rsidR="00000000" w:rsidRPr="00000000">
              <w:rPr>
                <w:color w:val="000000"/>
                <w:rtl w:val="0"/>
              </w:rPr>
              <w:t xml:space="preserve">Despliegue en Sepolia</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color w:val="000000"/>
            </w:rPr>
          </w:pPr>
          <w:hyperlink w:anchor="_heading=h.jr2o5nav8tls">
            <w:r w:rsidDel="00000000" w:rsidR="00000000" w:rsidRPr="00000000">
              <w:rPr>
                <w:color w:val="000000"/>
                <w:rtl w:val="0"/>
              </w:rPr>
              <w:t xml:space="preserve">Ambientes utilizados</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color w:val="000000"/>
            </w:rPr>
          </w:pPr>
          <w:hyperlink w:anchor="_heading=h.lnky1ypcdgqk">
            <w:r w:rsidDel="00000000" w:rsidR="00000000" w:rsidRPr="00000000">
              <w:rPr>
                <w:color w:val="000000"/>
                <w:rtl w:val="0"/>
              </w:rPr>
              <w:t xml:space="preserve">Plan de reversa</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color w:val="000000"/>
            </w:rPr>
          </w:pPr>
          <w:hyperlink w:anchor="_heading=h.j0apt9r90m7b">
            <w:r w:rsidDel="00000000" w:rsidR="00000000" w:rsidRPr="00000000">
              <w:rPr>
                <w:b w:val="1"/>
                <w:bCs w:val="1"/>
                <w:color w:val="000000"/>
                <w:rtl w:val="0"/>
              </w:rPr>
              <w:t xml:space="preserve">Documentación de ayuda para el usuario del sprint</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color w:val="000000"/>
            </w:rPr>
          </w:pPr>
          <w:hyperlink w:anchor="_heading=h.6yk1fqqrscbz">
            <w:r w:rsidDel="00000000" w:rsidR="00000000" w:rsidRPr="00000000">
              <w:rPr>
                <w:color w:val="000000"/>
                <w:rtl w:val="0"/>
              </w:rPr>
              <w:t xml:space="preserve">Instrucciones generales de uso técnico</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color w:val="000000"/>
            </w:rPr>
          </w:pPr>
          <w:hyperlink w:anchor="_heading=h.rn0448ilxym5">
            <w:r w:rsidDel="00000000" w:rsidR="00000000" w:rsidRPr="00000000">
              <w:rPr>
                <w:color w:val="000000"/>
                <w:rtl w:val="0"/>
              </w:rPr>
              <w:t xml:space="preserve">Usuarios alcanzados por esta documentación</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b w:val="1"/>
              <w:bCs w:val="1"/>
              <w:color w:val="000000"/>
            </w:rPr>
          </w:pPr>
          <w:hyperlink w:anchor="_heading=h.q7t1tzbqr8gk">
            <w:r w:rsidDel="00000000" w:rsidR="00000000" w:rsidRPr="00000000">
              <w:rPr>
                <w:b w:val="1"/>
                <w:bCs w:val="1"/>
                <w:color w:val="000000"/>
                <w:rtl w:val="0"/>
              </w:rPr>
              <w:t xml:space="preserve">Interesados y riesgos</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color w:val="000000"/>
            </w:rPr>
          </w:pPr>
          <w:hyperlink w:anchor="_heading=h.knobjn20xdkq">
            <w:r w:rsidDel="00000000" w:rsidR="00000000" w:rsidRPr="00000000">
              <w:rPr>
                <w:color w:val="000000"/>
                <w:rtl w:val="0"/>
              </w:rPr>
              <w:t xml:space="preserve">Documentación de monitoreo de interesados</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000000"/>
            </w:rPr>
          </w:pPr>
          <w:hyperlink w:anchor="_heading=h.v9fzcb81mpj3">
            <w:r w:rsidDel="00000000" w:rsidR="00000000" w:rsidRPr="00000000">
              <w:rPr>
                <w:color w:val="000000"/>
                <w:rtl w:val="0"/>
              </w:rPr>
              <w:t xml:space="preserve">Documentación de monitoreo de riesgos</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color w:val="000000"/>
            </w:rPr>
          </w:pPr>
          <w:hyperlink w:anchor="_heading=h.zh0637ugh5ph">
            <w:r w:rsidDel="00000000" w:rsidR="00000000" w:rsidRPr="00000000">
              <w:rPr>
                <w:color w:val="000000"/>
                <w:rtl w:val="0"/>
              </w:rPr>
              <w:t xml:space="preserve">Riesgos que continúan para próximos sprints</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b w:val="1"/>
              <w:bCs w:val="1"/>
              <w:color w:val="000000"/>
            </w:rPr>
          </w:pPr>
          <w:hyperlink w:anchor="_heading=h.ovp321dt0rti">
            <w:r w:rsidDel="00000000" w:rsidR="00000000" w:rsidRPr="00000000">
              <w:rPr>
                <w:b w:val="1"/>
                <w:bCs w:val="1"/>
                <w:color w:val="000000"/>
                <w:rtl w:val="0"/>
              </w:rPr>
              <w:t xml:space="preserve">Métricas del equipo y del sprint</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color w:val="000000"/>
            </w:rPr>
          </w:pPr>
          <w:hyperlink w:anchor="_heading=h.2ovjlgx7xn4o">
            <w:r w:rsidDel="00000000" w:rsidR="00000000" w:rsidRPr="00000000">
              <w:rPr>
                <w:color w:val="000000"/>
                <w:rtl w:val="0"/>
              </w:rPr>
              <w:t xml:space="preserve">Resumen de métricas del Sprint 2</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color w:val="000000"/>
            </w:rPr>
          </w:pPr>
          <w:hyperlink w:anchor="_heading=h.8gp1ekggi081">
            <w:r w:rsidDel="00000000" w:rsidR="00000000" w:rsidRPr="00000000">
              <w:rPr>
                <w:color w:val="000000"/>
                <w:rtl w:val="0"/>
              </w:rPr>
              <w:t xml:space="preserve">Trabajo comprometido vs. completado</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color w:val="000000"/>
            </w:rPr>
          </w:pPr>
          <w:hyperlink w:anchor="_heading=h.y56c7f5jrz94">
            <w:r w:rsidDel="00000000" w:rsidR="00000000" w:rsidRPr="00000000">
              <w:rPr>
                <w:color w:val="000000"/>
                <w:rtl w:val="0"/>
              </w:rPr>
              <w:t xml:space="preserve">Cumplimiento del Sprint Goal</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color w:val="000000"/>
            </w:rPr>
          </w:pPr>
          <w:hyperlink w:anchor="_heading=h.x1r8zzwdb9f5">
            <w:r w:rsidDel="00000000" w:rsidR="00000000" w:rsidRPr="00000000">
              <w:rPr>
                <w:color w:val="000000"/>
                <w:rtl w:val="0"/>
              </w:rPr>
              <w:t xml:space="preserve">Capacidad estimada vs. capacidad real</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color w:val="000000"/>
            </w:rPr>
          </w:pPr>
          <w:hyperlink w:anchor="_heading=h.orzi2cmh7dhf">
            <w:r w:rsidDel="00000000" w:rsidR="00000000" w:rsidRPr="00000000">
              <w:rPr>
                <w:color w:val="000000"/>
                <w:rtl w:val="0"/>
              </w:rPr>
              <w:t xml:space="preserve">Defectos e incidencias</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color w:val="000000"/>
            </w:rPr>
          </w:pPr>
          <w:hyperlink w:anchor="_heading=h.4slpm5xs80lz">
            <w:r w:rsidDel="00000000" w:rsidR="00000000" w:rsidRPr="00000000">
              <w:rPr>
                <w:color w:val="000000"/>
                <w:rtl w:val="0"/>
              </w:rPr>
              <w:t xml:space="preserve">Estado de pruebas</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color w:val="000000"/>
            </w:rPr>
          </w:pPr>
          <w:hyperlink w:anchor="_heading=h.rom6kmir36ns">
            <w:r w:rsidDel="00000000" w:rsidR="00000000" w:rsidRPr="00000000">
              <w:rPr>
                <w:color w:val="000000"/>
                <w:rtl w:val="0"/>
              </w:rPr>
              <w:t xml:space="preserve">Impedimentos registrados</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color w:val="000000"/>
            </w:rPr>
          </w:pPr>
          <w:hyperlink w:anchor="_heading=h.6ioojs55i4f9">
            <w:r w:rsidDel="00000000" w:rsidR="00000000" w:rsidRPr="00000000">
              <w:rPr>
                <w:color w:val="000000"/>
                <w:rtl w:val="0"/>
              </w:rPr>
              <w:t xml:space="preserve">Observaciones relevantes</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b w:val="1"/>
              <w:bCs w:val="1"/>
              <w:color w:val="000000"/>
            </w:rPr>
          </w:pPr>
          <w:hyperlink w:anchor="_heading=h.ccy4fcu0jhhl">
            <w:r w:rsidDel="00000000" w:rsidR="00000000" w:rsidRPr="00000000">
              <w:rPr>
                <w:b w:val="1"/>
                <w:bCs w:val="1"/>
                <w:color w:val="000000"/>
                <w:rtl w:val="0"/>
              </w:rPr>
              <w:t xml:space="preserve">Documentación de aceptación y cierre del sprint</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rPr>
          </w:pPr>
          <w:hyperlink w:anchor="_heading=h.b49d0u6oqz3">
            <w:r w:rsidDel="00000000" w:rsidR="00000000" w:rsidRPr="00000000">
              <w:rPr>
                <w:color w:val="000000"/>
                <w:rtl w:val="0"/>
              </w:rPr>
              <w:t xml:space="preserve">Review del sprint</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color w:val="000000"/>
            </w:rPr>
          </w:pPr>
          <w:hyperlink w:anchor="_heading=h.adqu5nrv8zp7">
            <w:r w:rsidDel="00000000" w:rsidR="00000000" w:rsidRPr="00000000">
              <w:rPr>
                <w:color w:val="000000"/>
                <w:rtl w:val="0"/>
              </w:rPr>
              <w:t xml:space="preserve">Incremento presentado</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rPr>
          </w:pPr>
          <w:hyperlink w:anchor="_heading=h.ywmqbesuvru9">
            <w:r w:rsidDel="00000000" w:rsidR="00000000" w:rsidRPr="00000000">
              <w:rPr>
                <w:color w:val="000000"/>
                <w:rtl w:val="0"/>
              </w:rPr>
              <w:t xml:space="preserve">Historias aceptadas</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color w:val="000000"/>
            </w:rPr>
          </w:pPr>
          <w:hyperlink w:anchor="_heading=h.ops9qsvla9bg">
            <w:r w:rsidDel="00000000" w:rsidR="00000000" w:rsidRPr="00000000">
              <w:rPr>
                <w:color w:val="000000"/>
                <w:rtl w:val="0"/>
              </w:rPr>
              <w:t xml:space="preserve">Pendientes o no conformidades</w:t>
              <w:tab/>
              <w:t xml:space="preserve">40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color w:val="000000"/>
            </w:rPr>
          </w:pPr>
          <w:hyperlink w:anchor="_heading=h.lg67mcjll67y">
            <w:r w:rsidDel="00000000" w:rsidR="00000000" w:rsidRPr="00000000">
              <w:rPr>
                <w:color w:val="000000"/>
                <w:rtl w:val="0"/>
              </w:rPr>
              <w:t xml:space="preserve">Decisión de cierre</w:t>
              <w:tab/>
              <w:t xml:space="preserve">40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color w:val="000000"/>
            </w:rPr>
          </w:pPr>
          <w:hyperlink w:anchor="_heading=h.f827nfbams5m">
            <w:r w:rsidDel="00000000" w:rsidR="00000000" w:rsidRPr="00000000">
              <w:rPr>
                <w:color w:val="000000"/>
                <w:rtl w:val="0"/>
              </w:rPr>
              <w:t xml:space="preserve">Retrospectiva del sprint</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bCs w:val="1"/>
              <w:color w:val="000000"/>
            </w:rPr>
          </w:pPr>
          <w:hyperlink w:anchor="_heading=h.kbh2vrou56ao">
            <w:r w:rsidDel="00000000" w:rsidR="00000000" w:rsidRPr="00000000">
              <w:rPr>
                <w:b w:val="1"/>
                <w:bCs w:val="1"/>
                <w:color w:val="000000"/>
                <w:rtl w:val="0"/>
              </w:rPr>
              <w:t xml:space="preserve">Anexos</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000000"/>
            </w:rPr>
          </w:pPr>
          <w:hyperlink w:anchor="_heading=h.wx57gq3ip6uk">
            <w:r w:rsidDel="00000000" w:rsidR="00000000" w:rsidRPr="00000000">
              <w:rPr>
                <w:color w:val="000000"/>
                <w:rtl w:val="0"/>
              </w:rPr>
              <w:t xml:space="preserve">Documentación de las minutas</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color w:val="000000"/>
            </w:rPr>
          </w:pPr>
          <w:hyperlink w:anchor="_heading=h.28z0z9sanj6f">
            <w:r w:rsidDel="00000000" w:rsidR="00000000" w:rsidRPr="00000000">
              <w:rPr>
                <w:color w:val="000000"/>
                <w:rtl w:val="0"/>
              </w:rPr>
              <w:t xml:space="preserve">Minutas registradas durante el Sprint 2</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000000"/>
            </w:rPr>
          </w:pPr>
          <w:hyperlink w:anchor="_heading=h.p42q06vjxaf2">
            <w:r w:rsidDel="00000000" w:rsidR="00000000" w:rsidRPr="00000000">
              <w:rPr>
                <w:color w:val="000000"/>
                <w:rtl w:val="0"/>
              </w:rPr>
              <w:t xml:space="preserve">Evidencias técnicas anexables</w:t>
              <w:tab/>
              <w:t xml:space="preserve">43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color w:val="000000"/>
            </w:rPr>
          </w:pPr>
          <w:hyperlink w:anchor="_heading=h.wigukdles6ft">
            <w:r w:rsidDel="00000000" w:rsidR="00000000" w:rsidRPr="00000000">
              <w:rPr>
                <w:color w:val="000000"/>
                <w:rtl w:val="0"/>
              </w:rPr>
              <w:t xml:space="preserve">Herramientas de IA utilizadas durante el Sprint 2</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b w:val="1"/>
              <w:bCs w:val="1"/>
              <w:color w:val="000000"/>
            </w:rPr>
          </w:pPr>
          <w:hyperlink w:anchor="_heading=h.i5tg828dwpxz">
            <w:r w:rsidDel="00000000" w:rsidR="00000000" w:rsidRPr="00000000">
              <w:rPr>
                <w:b w:val="1"/>
                <w:bCs w:val="1"/>
                <w:color w:val="000000"/>
                <w:rtl w:val="0"/>
              </w:rPr>
              <w:t xml:space="preserve">Bibliografía</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rtl w:val="0"/>
              </w:rPr>
              <w:t xml:space="preserve">06/07/2026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rtl w:val="0"/>
              </w:rPr>
              <w:t xml:space="preserve">Creación del documento. Versión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rtl w:val="0"/>
              </w:rPr>
              <w:t xml:space="preserve">27/07/2026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rtl w:val="0"/>
              </w:rPr>
              <w:t xml:space="preserve">Documento con el sprint 2 finalizado.</w:t>
            </w:r>
          </w:p>
        </w:tc>
      </w:tr>
    </w:tbl>
    <w:p w:rsidR="00000000" w:rsidDel="00000000" w:rsidP="00000000" w:rsidRDefault="00000000" w:rsidRPr="00000000" w14:paraId="00000085">
      <w:pPr>
        <w:pStyle w:val="Heading1"/>
        <w:spacing w:before="240"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before="240"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87">
      <w:pPr>
        <w:spacing w:after="240" w:before="240" w:lineRule="auto"/>
        <w:rPr/>
      </w:pPr>
      <w:r w:rsidDel="00000000" w:rsidR="00000000" w:rsidRPr="00000000">
        <w:rPr>
          <w:rtl w:val="0"/>
        </w:rPr>
        <w:t xml:space="preserve">El presente documento tiene como finalidad formalizar el inicio, seguimiento y posterior cierre del Sprint 2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88">
      <w:pPr>
        <w:spacing w:after="240" w:before="240" w:lineRule="auto"/>
        <w:rPr/>
      </w:pPr>
      <w:r w:rsidDel="00000000" w:rsidR="00000000" w:rsidRPr="00000000">
        <w:rPr>
          <w:rtl w:val="0"/>
        </w:rPr>
        <w:t xml:space="preserve">El Sprint 2 representa la segunda iteración de desarrollo del producto luego del Sprint 0 y Sprint 1. Durante el Sprint 1 se estableció la foundation técnica inicial del proyecto, incluyendo el monorepo, la configuración base de contratos inteligentes, backend, frontend, CI, Vault Address Sepolia y contrato ECOToken base.</w:t>
      </w:r>
    </w:p>
    <w:p w:rsidR="00000000" w:rsidDel="00000000" w:rsidP="00000000" w:rsidRDefault="00000000" w:rsidRPr="00000000" w14:paraId="00000089">
      <w:pPr>
        <w:spacing w:after="240" w:before="240" w:lineRule="auto"/>
        <w:rPr/>
      </w:pPr>
      <w:r w:rsidDel="00000000" w:rsidR="00000000" w:rsidRPr="00000000">
        <w:rPr>
          <w:rtl w:val="0"/>
        </w:rPr>
        <w:t xml:space="preserve">A partir de este Sprint 2, el equipo avanzará sobre la evolución de la capa blockchain, incorporando funcionalidades de emisión de puntos ECO asociadas a material reciclado, mecanismos de pausa ante incidentes, quema de emergencia, mayor cobertura de pruebas, despliegue verificado en Sepolia y mejora del entorno local mediante Docker Compose.</w:t>
      </w:r>
    </w:p>
    <w:p w:rsidR="00000000" w:rsidDel="00000000" w:rsidP="00000000" w:rsidRDefault="00000000" w:rsidRPr="00000000" w14:paraId="0000008A">
      <w:pPr>
        <w:spacing w:after="240" w:before="240" w:lineRule="auto"/>
        <w:rPr/>
      </w:pPr>
      <w:r w:rsidDel="00000000" w:rsidR="00000000" w:rsidRPr="00000000">
        <w:rPr>
          <w:rtl w:val="0"/>
        </w:rPr>
        <w:t xml:space="preserve">En esta versión de cierre se documenta la ejecución completa del Sprint 2, incluyendo la documentación inicial, el incremento desarrollado, el monitoreo de interesados y riesgos, las métricas del equipo, la aceptación del sprint, la retrospectiva y los anexos correspondientes.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heading=h.eb4y11ejhcit" w:id="4"/>
      <w:bookmarkEnd w:id="4"/>
      <w:r w:rsidDel="00000000" w:rsidR="00000000" w:rsidRPr="00000000">
        <w:rPr>
          <w:rtl w:val="0"/>
        </w:rPr>
        <w:t xml:space="preserve">Documentación inicial del Sprint 2</w:t>
      </w:r>
    </w:p>
    <w:p w:rsidR="00000000" w:rsidDel="00000000" w:rsidP="00000000" w:rsidRDefault="00000000" w:rsidRPr="00000000" w14:paraId="0000008F">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90">
      <w:pPr>
        <w:spacing w:after="240" w:before="240" w:lineRule="auto"/>
        <w:rPr/>
      </w:pPr>
      <w:r w:rsidDel="00000000" w:rsidR="00000000" w:rsidRPr="00000000">
        <w:rPr>
          <w:rtl w:val="0"/>
        </w:rPr>
        <w:t xml:space="preserve">El objetivo del Sprint 2 es evolucionar la base blockchain de EcoToken y preparar un entorno técnico más integrado para los próximos incrementos del producto.</w:t>
      </w:r>
    </w:p>
    <w:p w:rsidR="00000000" w:rsidDel="00000000" w:rsidP="00000000" w:rsidRDefault="00000000" w:rsidRPr="00000000" w14:paraId="00000091">
      <w:pPr>
        <w:spacing w:after="240" w:before="240" w:lineRule="auto"/>
        <w:rPr/>
      </w:pPr>
      <w:r w:rsidDel="00000000" w:rsidR="00000000" w:rsidRPr="00000000">
        <w:rPr>
          <w:rtl w:val="0"/>
        </w:rPr>
        <w:t xml:space="preserve">Durante este sprint, el equipo buscará extender el contrato ECOToken incorporando funcionalidades necesarias para la operación segura del sistema de puntos ECO: emisión de tokens en función de material reciclado, pausa y despausa del contrato ante incidentes, quema de emergencia, suite de pruebas unitarias y fuzzing, y despliegue verificado en Sepolia para comenzar la integración desde backend en iteraciones posteriores.</w:t>
      </w:r>
    </w:p>
    <w:p w:rsidR="00000000" w:rsidDel="00000000" w:rsidP="00000000" w:rsidRDefault="00000000" w:rsidRPr="00000000" w14:paraId="00000092">
      <w:pPr>
        <w:spacing w:after="240" w:before="240" w:lineRule="auto"/>
        <w:rPr/>
      </w:pPr>
      <w:r w:rsidDel="00000000" w:rsidR="00000000" w:rsidRPr="00000000">
        <w:rPr>
          <w:rtl w:val="0"/>
        </w:rPr>
        <w:t xml:space="preserve">Además, se incorporará una mejora de infraestructura mediante Docker Compose, con el objetivo de facilitar el onboarding técnico del equipo y permitir levantar los servicios mínimos del entorno local con un único comando.</w:t>
      </w:r>
    </w:p>
    <w:p w:rsidR="00000000" w:rsidDel="00000000" w:rsidP="00000000" w:rsidRDefault="00000000" w:rsidRPr="00000000" w14:paraId="00000093">
      <w:pPr>
        <w:spacing w:after="240" w:before="240" w:lineRule="auto"/>
        <w:rPr/>
      </w:pPr>
      <w:r w:rsidDel="00000000" w:rsidR="00000000" w:rsidRPr="00000000">
        <w:rPr>
          <w:rtl w:val="0"/>
        </w:rPr>
        <w:t xml:space="preserve">La meta del sprint se considerará cumplida si el equipo logra contar con una versión ampliada y testeada del contrato ECOToken, desplegada y verificada en Sepolia, junto con un entorno local mínimo documentado y ejecutable mediante Docker Compose.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Meta del Sprint 2:</w:t>
        <w:br w:type="textWrapping"/>
      </w:r>
      <w:r w:rsidDel="00000000" w:rsidR="00000000" w:rsidRPr="00000000">
        <w:rPr>
          <w:rtl w:val="0"/>
        </w:rPr>
        <w:t xml:space="preserve">Evolucionar el contrato ECOToken hacia una versión operativa para testnet, incorporando emisión controlada, pausa, quema de emergencia, pruebas ampliadas, despliegue verificado en Sepolia y un entorno local mínimo levantable con Docker Compose.</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97">
      <w:pPr>
        <w:spacing w:after="240" w:before="240" w:lineRule="auto"/>
        <w:rPr/>
      </w:pPr>
      <w:r w:rsidDel="00000000" w:rsidR="00000000" w:rsidRPr="00000000">
        <w:rPr>
          <w:rtl w:val="0"/>
        </w:rPr>
        <w:t xml:space="preserve">Para el Sprint 2 no se modifica el alcance general del producto definido en los documentos previos. EcoToken continúa orientado a registrar, medir y visibilizar el reciclaje realizado por organizaciones, empresas e instituciones mediante puntos ECO internos, rankings, certificados ambientales, reportes y una capa de trazabilidad blockchain.</w:t>
      </w:r>
    </w:p>
    <w:p w:rsidR="00000000" w:rsidDel="00000000" w:rsidP="00000000" w:rsidRDefault="00000000" w:rsidRPr="00000000" w14:paraId="00000098">
      <w:pPr>
        <w:spacing w:after="240" w:before="240" w:lineRule="auto"/>
        <w:rPr/>
      </w:pPr>
      <w:r w:rsidDel="00000000" w:rsidR="00000000" w:rsidRPr="00000000">
        <w:rPr>
          <w:rtl w:val="0"/>
        </w:rPr>
        <w:t xml:space="preserve">Sin embargo, en este sprint se realiza un refinamiento operativo del alcance técnico. El Sprint 1 permitió construir la base inicial del producto; el Sprint 2 avanza sobre funcionalidades blockchain más cercanas al flujo real del sistema de puntos ECO.</w:t>
      </w:r>
    </w:p>
    <w:p w:rsidR="00000000" w:rsidDel="00000000" w:rsidP="00000000" w:rsidRDefault="00000000" w:rsidRPr="00000000" w14:paraId="00000099">
      <w:pPr>
        <w:spacing w:after="240" w:before="240" w:lineRule="auto"/>
        <w:rPr/>
      </w:pPr>
      <w:r w:rsidDel="00000000" w:rsidR="00000000" w:rsidRPr="00000000">
        <w:rPr>
          <w:rtl w:val="0"/>
        </w:rPr>
        <w:t xml:space="preserve">En este sprint se incorporan al alcance funcionalidades que previamente habían quedado planificadas para etapas posteriores, especialmente el despliegue verificado en Sepolia y la ampliación del contrato ECOToken con roles y mecanismos de seguridad.</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El alcance incluido en este sprint contempla:</w:t>
      </w:r>
    </w:p>
    <w:p w:rsidR="00000000" w:rsidDel="00000000" w:rsidP="00000000" w:rsidRDefault="00000000" w:rsidRPr="00000000" w14:paraId="0000009B">
      <w:pPr>
        <w:numPr>
          <w:ilvl w:val="0"/>
          <w:numId w:val="27"/>
        </w:numPr>
        <w:spacing w:before="240" w:lineRule="auto"/>
        <w:ind w:left="720" w:hanging="360"/>
        <w:rPr/>
      </w:pPr>
      <w:r w:rsidDel="00000000" w:rsidR="00000000" w:rsidRPr="00000000">
        <w:rPr>
          <w:rtl w:val="0"/>
        </w:rPr>
        <w:t xml:space="preserve">Evolución del contrato ECOToken para soportar emisión de puntos ECO asociada a material reciclado y peso.</w:t>
      </w:r>
    </w:p>
    <w:p w:rsidR="00000000" w:rsidDel="00000000" w:rsidP="00000000" w:rsidRDefault="00000000" w:rsidRPr="00000000" w14:paraId="0000009C">
      <w:pPr>
        <w:numPr>
          <w:ilvl w:val="0"/>
          <w:numId w:val="27"/>
        </w:numPr>
        <w:ind w:left="720" w:hanging="360"/>
        <w:rPr/>
      </w:pPr>
      <w:r w:rsidDel="00000000" w:rsidR="00000000" w:rsidRPr="00000000">
        <w:rPr>
          <w:rtl w:val="0"/>
        </w:rPr>
        <w:t xml:space="preserve">Restricción de la función de mint al rol MINTER_ROLE.</w:t>
      </w:r>
    </w:p>
    <w:p w:rsidR="00000000" w:rsidDel="00000000" w:rsidP="00000000" w:rsidRDefault="00000000" w:rsidRPr="00000000" w14:paraId="0000009D">
      <w:pPr>
        <w:numPr>
          <w:ilvl w:val="0"/>
          <w:numId w:val="27"/>
        </w:numPr>
        <w:ind w:left="720" w:hanging="360"/>
        <w:rPr/>
      </w:pPr>
      <w:r w:rsidDel="00000000" w:rsidR="00000000" w:rsidRPr="00000000">
        <w:rPr>
          <w:rtl w:val="0"/>
        </w:rPr>
        <w:t xml:space="preserve">Emisión de evento Minted(empresa, amount, material, peso).</w:t>
      </w:r>
    </w:p>
    <w:p w:rsidR="00000000" w:rsidDel="00000000" w:rsidP="00000000" w:rsidRDefault="00000000" w:rsidRPr="00000000" w14:paraId="0000009E">
      <w:pPr>
        <w:numPr>
          <w:ilvl w:val="0"/>
          <w:numId w:val="27"/>
        </w:numPr>
        <w:ind w:left="720" w:hanging="360"/>
        <w:rPr/>
      </w:pPr>
      <w:r w:rsidDel="00000000" w:rsidR="00000000" w:rsidRPr="00000000">
        <w:rPr>
          <w:rtl w:val="0"/>
        </w:rPr>
        <w:t xml:space="preserve">Implementación de pausa y despausa del contrato restringida a ADMIN_ROLE.</w:t>
      </w:r>
    </w:p>
    <w:p w:rsidR="00000000" w:rsidDel="00000000" w:rsidP="00000000" w:rsidRDefault="00000000" w:rsidRPr="00000000" w14:paraId="0000009F">
      <w:pPr>
        <w:numPr>
          <w:ilvl w:val="0"/>
          <w:numId w:val="27"/>
        </w:numPr>
        <w:ind w:left="720" w:hanging="360"/>
        <w:rPr/>
      </w:pPr>
      <w:r w:rsidDel="00000000" w:rsidR="00000000" w:rsidRPr="00000000">
        <w:rPr>
          <w:rtl w:val="0"/>
        </w:rPr>
        <w:t xml:space="preserve">Bloqueo de operaciones de mint y burn mientras el contrato se encuentre pausado.</w:t>
      </w:r>
    </w:p>
    <w:p w:rsidR="00000000" w:rsidDel="00000000" w:rsidP="00000000" w:rsidRDefault="00000000" w:rsidRPr="00000000" w14:paraId="000000A0">
      <w:pPr>
        <w:numPr>
          <w:ilvl w:val="0"/>
          <w:numId w:val="27"/>
        </w:numPr>
        <w:ind w:left="720" w:hanging="360"/>
        <w:rPr/>
      </w:pPr>
      <w:r w:rsidDel="00000000" w:rsidR="00000000" w:rsidRPr="00000000">
        <w:rPr>
          <w:rtl w:val="0"/>
        </w:rPr>
        <w:t xml:space="preserve">Implementación de emergencyBurn(address, uint256) restringida a EMERGENCY_ROLE.</w:t>
      </w:r>
    </w:p>
    <w:p w:rsidR="00000000" w:rsidDel="00000000" w:rsidP="00000000" w:rsidRDefault="00000000" w:rsidRPr="00000000" w14:paraId="000000A1">
      <w:pPr>
        <w:numPr>
          <w:ilvl w:val="0"/>
          <w:numId w:val="27"/>
        </w:numPr>
        <w:ind w:left="720" w:hanging="360"/>
        <w:rPr/>
      </w:pPr>
      <w:r w:rsidDel="00000000" w:rsidR="00000000" w:rsidRPr="00000000">
        <w:rPr>
          <w:rtl w:val="0"/>
        </w:rPr>
        <w:t xml:space="preserve">Validación de que emergencyBurn solo pueda ejecutarse con el contrato pausado.</w:t>
      </w:r>
    </w:p>
    <w:p w:rsidR="00000000" w:rsidDel="00000000" w:rsidP="00000000" w:rsidRDefault="00000000" w:rsidRPr="00000000" w14:paraId="000000A2">
      <w:pPr>
        <w:numPr>
          <w:ilvl w:val="0"/>
          <w:numId w:val="27"/>
        </w:numPr>
        <w:ind w:left="720" w:hanging="360"/>
        <w:rPr/>
      </w:pPr>
      <w:r w:rsidDel="00000000" w:rsidR="00000000" w:rsidRPr="00000000">
        <w:rPr>
          <w:rtl w:val="0"/>
        </w:rPr>
        <w:t xml:space="preserve">Emisión de evento EmergencyBurn(target, amount, reason).</w:t>
      </w:r>
    </w:p>
    <w:p w:rsidR="00000000" w:rsidDel="00000000" w:rsidP="00000000" w:rsidRDefault="00000000" w:rsidRPr="00000000" w14:paraId="000000A3">
      <w:pPr>
        <w:numPr>
          <w:ilvl w:val="0"/>
          <w:numId w:val="27"/>
        </w:numPr>
        <w:ind w:left="720" w:hanging="360"/>
        <w:rPr/>
      </w:pPr>
      <w:r w:rsidDel="00000000" w:rsidR="00000000" w:rsidRPr="00000000">
        <w:rPr>
          <w:rtl w:val="0"/>
        </w:rPr>
        <w:t xml:space="preserve">Ampliación de la suite de tests unitarios en Foundry.</w:t>
      </w:r>
    </w:p>
    <w:p w:rsidR="00000000" w:rsidDel="00000000" w:rsidP="00000000" w:rsidRDefault="00000000" w:rsidRPr="00000000" w14:paraId="000000A4">
      <w:pPr>
        <w:numPr>
          <w:ilvl w:val="0"/>
          <w:numId w:val="27"/>
        </w:numPr>
        <w:ind w:left="720" w:hanging="360"/>
        <w:rPr/>
      </w:pPr>
      <w:r w:rsidDel="00000000" w:rsidR="00000000" w:rsidRPr="00000000">
        <w:rPr>
          <w:rtl w:val="0"/>
        </w:rPr>
        <w:t xml:space="preserve">Incorporación de pruebas de fuzzing sobre mint, burn y pause.</w:t>
      </w:r>
    </w:p>
    <w:p w:rsidR="00000000" w:rsidDel="00000000" w:rsidP="00000000" w:rsidRDefault="00000000" w:rsidRPr="00000000" w14:paraId="000000A5">
      <w:pPr>
        <w:numPr>
          <w:ilvl w:val="0"/>
          <w:numId w:val="27"/>
        </w:numPr>
        <w:ind w:left="720" w:hanging="360"/>
        <w:rPr/>
      </w:pPr>
      <w:r w:rsidDel="00000000" w:rsidR="00000000" w:rsidRPr="00000000">
        <w:rPr>
          <w:rtl w:val="0"/>
        </w:rPr>
        <w:t xml:space="preserve">Ejecución de forge test desde CI.</w:t>
      </w:r>
    </w:p>
    <w:p w:rsidR="00000000" w:rsidDel="00000000" w:rsidP="00000000" w:rsidRDefault="00000000" w:rsidRPr="00000000" w14:paraId="000000A6">
      <w:pPr>
        <w:numPr>
          <w:ilvl w:val="0"/>
          <w:numId w:val="27"/>
        </w:numPr>
        <w:ind w:left="720" w:hanging="360"/>
        <w:rPr/>
      </w:pPr>
      <w:r w:rsidDel="00000000" w:rsidR="00000000" w:rsidRPr="00000000">
        <w:rPr>
          <w:rtl w:val="0"/>
        </w:rPr>
        <w:t xml:space="preserve">Despliegue del contrato en Sepolia testnet.</w:t>
      </w:r>
    </w:p>
    <w:p w:rsidR="00000000" w:rsidDel="00000000" w:rsidP="00000000" w:rsidRDefault="00000000" w:rsidRPr="00000000" w14:paraId="000000A7">
      <w:pPr>
        <w:numPr>
          <w:ilvl w:val="0"/>
          <w:numId w:val="27"/>
        </w:numPr>
        <w:ind w:left="720" w:hanging="360"/>
        <w:rPr/>
      </w:pPr>
      <w:r w:rsidDel="00000000" w:rsidR="00000000" w:rsidRPr="00000000">
        <w:rPr>
          <w:rtl w:val="0"/>
        </w:rPr>
        <w:t xml:space="preserve">Verificación del contrato en Etherscan.</w:t>
      </w:r>
    </w:p>
    <w:p w:rsidR="00000000" w:rsidDel="00000000" w:rsidP="00000000" w:rsidRDefault="00000000" w:rsidRPr="00000000" w14:paraId="000000A8">
      <w:pPr>
        <w:numPr>
          <w:ilvl w:val="0"/>
          <w:numId w:val="27"/>
        </w:numPr>
        <w:ind w:left="720" w:hanging="360"/>
        <w:rPr/>
      </w:pPr>
      <w:r w:rsidDel="00000000" w:rsidR="00000000" w:rsidRPr="00000000">
        <w:rPr>
          <w:rtl w:val="0"/>
        </w:rPr>
        <w:t xml:space="preserve">Documentación de la dirección desplegada en /contracts/README.md.</w:t>
      </w:r>
    </w:p>
    <w:p w:rsidR="00000000" w:rsidDel="00000000" w:rsidP="00000000" w:rsidRDefault="00000000" w:rsidRPr="00000000" w14:paraId="000000A9">
      <w:pPr>
        <w:numPr>
          <w:ilvl w:val="0"/>
          <w:numId w:val="27"/>
        </w:numPr>
        <w:ind w:left="720" w:hanging="360"/>
        <w:rPr/>
      </w:pPr>
      <w:r w:rsidDel="00000000" w:rsidR="00000000" w:rsidRPr="00000000">
        <w:rPr>
          <w:rtl w:val="0"/>
        </w:rPr>
        <w:t xml:space="preserve">Configuración de Docker Compose para levantar PostgreSQL y servicios locales mínimos.</w:t>
      </w:r>
    </w:p>
    <w:p w:rsidR="00000000" w:rsidDel="00000000" w:rsidP="00000000" w:rsidRDefault="00000000" w:rsidRPr="00000000" w14:paraId="000000AA">
      <w:pPr>
        <w:numPr>
          <w:ilvl w:val="0"/>
          <w:numId w:val="27"/>
        </w:numPr>
        <w:spacing w:after="240" w:lineRule="auto"/>
        <w:ind w:left="720" w:hanging="360"/>
        <w:rPr/>
      </w:pPr>
      <w:r w:rsidDel="00000000" w:rsidR="00000000" w:rsidRPr="00000000">
        <w:rPr>
          <w:rtl w:val="0"/>
        </w:rPr>
        <w:t xml:space="preserve">Documentación de variables necesarias en .env.example.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Queda fuera del alcance del Sprint 2:</w:t>
      </w:r>
    </w:p>
    <w:p w:rsidR="00000000" w:rsidDel="00000000" w:rsidP="00000000" w:rsidRDefault="00000000" w:rsidRPr="00000000" w14:paraId="000000AC">
      <w:pPr>
        <w:numPr>
          <w:ilvl w:val="0"/>
          <w:numId w:val="29"/>
        </w:numPr>
        <w:spacing w:before="240" w:lineRule="auto"/>
        <w:ind w:left="720" w:hanging="360"/>
        <w:rPr/>
      </w:pPr>
      <w:r w:rsidDel="00000000" w:rsidR="00000000" w:rsidRPr="00000000">
        <w:rPr>
          <w:rtl w:val="0"/>
        </w:rPr>
        <w:t xml:space="preserve">Integración completa backend-blockchain.</w:t>
      </w:r>
    </w:p>
    <w:p w:rsidR="00000000" w:rsidDel="00000000" w:rsidP="00000000" w:rsidRDefault="00000000" w:rsidRPr="00000000" w14:paraId="000000AD">
      <w:pPr>
        <w:numPr>
          <w:ilvl w:val="0"/>
          <w:numId w:val="29"/>
        </w:numPr>
        <w:ind w:left="720" w:hanging="360"/>
        <w:rPr/>
      </w:pPr>
      <w:r w:rsidDel="00000000" w:rsidR="00000000" w:rsidRPr="00000000">
        <w:rPr>
          <w:rtl w:val="0"/>
        </w:rPr>
        <w:t xml:space="preserve">Registro completo de organizaciones adheridas.</w:t>
      </w:r>
    </w:p>
    <w:p w:rsidR="00000000" w:rsidDel="00000000" w:rsidP="00000000" w:rsidRDefault="00000000" w:rsidRPr="00000000" w14:paraId="000000AE">
      <w:pPr>
        <w:numPr>
          <w:ilvl w:val="0"/>
          <w:numId w:val="29"/>
        </w:numPr>
        <w:ind w:left="720" w:hanging="360"/>
        <w:rPr/>
      </w:pPr>
      <w:r w:rsidDel="00000000" w:rsidR="00000000" w:rsidRPr="00000000">
        <w:rPr>
          <w:rtl w:val="0"/>
        </w:rPr>
        <w:t xml:space="preserve">Registro funcional de entregas reciclables desde frontend.</w:t>
      </w:r>
    </w:p>
    <w:p w:rsidR="00000000" w:rsidDel="00000000" w:rsidP="00000000" w:rsidRDefault="00000000" w:rsidRPr="00000000" w14:paraId="000000AF">
      <w:pPr>
        <w:numPr>
          <w:ilvl w:val="0"/>
          <w:numId w:val="29"/>
        </w:numPr>
        <w:ind w:left="720" w:hanging="360"/>
        <w:rPr/>
      </w:pPr>
      <w:r w:rsidDel="00000000" w:rsidR="00000000" w:rsidRPr="00000000">
        <w:rPr>
          <w:rtl w:val="0"/>
        </w:rPr>
        <w:t xml:space="preserve">Validación operativa completa por cooperativa o entidad recicladora.</w:t>
      </w:r>
    </w:p>
    <w:p w:rsidR="00000000" w:rsidDel="00000000" w:rsidP="00000000" w:rsidRDefault="00000000" w:rsidRPr="00000000" w14:paraId="000000B0">
      <w:pPr>
        <w:numPr>
          <w:ilvl w:val="0"/>
          <w:numId w:val="29"/>
        </w:numPr>
        <w:ind w:left="720" w:hanging="360"/>
        <w:rPr/>
      </w:pPr>
      <w:r w:rsidDel="00000000" w:rsidR="00000000" w:rsidRPr="00000000">
        <w:rPr>
          <w:rtl w:val="0"/>
        </w:rPr>
        <w:t xml:space="preserve">Cálculo definitivo de puntos ECO desde backend.</w:t>
      </w:r>
    </w:p>
    <w:p w:rsidR="00000000" w:rsidDel="00000000" w:rsidP="00000000" w:rsidRDefault="00000000" w:rsidRPr="00000000" w14:paraId="000000B1">
      <w:pPr>
        <w:numPr>
          <w:ilvl w:val="0"/>
          <w:numId w:val="29"/>
        </w:numPr>
        <w:ind w:left="720" w:hanging="360"/>
        <w:rPr/>
      </w:pPr>
      <w:r w:rsidDel="00000000" w:rsidR="00000000" w:rsidRPr="00000000">
        <w:rPr>
          <w:rtl w:val="0"/>
        </w:rPr>
        <w:t xml:space="preserve">Ranking público.</w:t>
      </w:r>
    </w:p>
    <w:p w:rsidR="00000000" w:rsidDel="00000000" w:rsidP="00000000" w:rsidRDefault="00000000" w:rsidRPr="00000000" w14:paraId="000000B2">
      <w:pPr>
        <w:numPr>
          <w:ilvl w:val="0"/>
          <w:numId w:val="29"/>
        </w:numPr>
        <w:ind w:left="720" w:hanging="360"/>
        <w:rPr/>
      </w:pPr>
      <w:r w:rsidDel="00000000" w:rsidR="00000000" w:rsidRPr="00000000">
        <w:rPr>
          <w:rtl w:val="0"/>
        </w:rPr>
        <w:t xml:space="preserve">Certificados ambientales finales.</w:t>
      </w:r>
    </w:p>
    <w:p w:rsidR="00000000" w:rsidDel="00000000" w:rsidP="00000000" w:rsidRDefault="00000000" w:rsidRPr="00000000" w14:paraId="000000B3">
      <w:pPr>
        <w:numPr>
          <w:ilvl w:val="0"/>
          <w:numId w:val="29"/>
        </w:numPr>
        <w:ind w:left="720" w:hanging="360"/>
        <w:rPr/>
      </w:pPr>
      <w:r w:rsidDel="00000000" w:rsidR="00000000" w:rsidRPr="00000000">
        <w:rPr>
          <w:rtl w:val="0"/>
        </w:rPr>
        <w:t xml:space="preserve">Panel municipal completo.</w:t>
      </w:r>
    </w:p>
    <w:p w:rsidR="00000000" w:rsidDel="00000000" w:rsidP="00000000" w:rsidRDefault="00000000" w:rsidRPr="00000000" w14:paraId="000000B4">
      <w:pPr>
        <w:numPr>
          <w:ilvl w:val="0"/>
          <w:numId w:val="29"/>
        </w:numPr>
        <w:ind w:left="720" w:hanging="360"/>
        <w:rPr/>
      </w:pPr>
      <w:r w:rsidDel="00000000" w:rsidR="00000000" w:rsidRPr="00000000">
        <w:rPr>
          <w:rtl w:val="0"/>
        </w:rPr>
        <w:t xml:space="preserve">Despliegue productivo.</w:t>
      </w:r>
    </w:p>
    <w:p w:rsidR="00000000" w:rsidDel="00000000" w:rsidP="00000000" w:rsidRDefault="00000000" w:rsidRPr="00000000" w14:paraId="000000B5">
      <w:pPr>
        <w:numPr>
          <w:ilvl w:val="0"/>
          <w:numId w:val="29"/>
        </w:numPr>
        <w:ind w:left="720" w:hanging="360"/>
        <w:rPr/>
      </w:pPr>
      <w:r w:rsidDel="00000000" w:rsidR="00000000" w:rsidRPr="00000000">
        <w:rPr>
          <w:rtl w:val="0"/>
        </w:rPr>
        <w:t xml:space="preserve">Despliegue en mainnet.</w:t>
      </w:r>
    </w:p>
    <w:p w:rsidR="00000000" w:rsidDel="00000000" w:rsidP="00000000" w:rsidRDefault="00000000" w:rsidRPr="00000000" w14:paraId="000000B6">
      <w:pPr>
        <w:numPr>
          <w:ilvl w:val="0"/>
          <w:numId w:val="29"/>
        </w:numPr>
        <w:ind w:left="720" w:hanging="360"/>
        <w:rPr/>
      </w:pPr>
      <w:r w:rsidDel="00000000" w:rsidR="00000000" w:rsidRPr="00000000">
        <w:rPr>
          <w:rtl w:val="0"/>
        </w:rPr>
        <w:t xml:space="preserve">Manual final de usuario.</w:t>
      </w:r>
    </w:p>
    <w:p w:rsidR="00000000" w:rsidDel="00000000" w:rsidP="00000000" w:rsidRDefault="00000000" w:rsidRPr="00000000" w14:paraId="000000B7">
      <w:pPr>
        <w:numPr>
          <w:ilvl w:val="0"/>
          <w:numId w:val="29"/>
        </w:numPr>
        <w:spacing w:after="240" w:lineRule="auto"/>
        <w:ind w:left="720" w:hanging="360"/>
        <w:rPr/>
      </w:pPr>
      <w:r w:rsidDel="00000000" w:rsidR="00000000" w:rsidRPr="00000000">
        <w:rPr>
          <w:rtl w:val="0"/>
        </w:rPr>
        <w:t xml:space="preserve">Funcionalidades de monetización, transferencia comercial o especulación de tokens.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Aclaración conceptual:</w:t>
        <w:br w:type="textWrapping"/>
      </w:r>
      <w:r w:rsidDel="00000000" w:rsidR="00000000" w:rsidRPr="00000000">
        <w:rPr>
          <w:rtl w:val="0"/>
        </w:rPr>
        <w:t xml:space="preserve">Los puntos ECO continúan siendo una representación interna de reconocimiento ambiental. No poseen valor monetario, no son especulativos y no se plantean como un activo comercializable. Las referencias a mint, burn, cap, roles y despliegue en Sepolia corresponden a decisiones técnicas para construir y validar el MVP académico.</w:t>
      </w:r>
    </w:p>
    <w:p w:rsidR="00000000" w:rsidDel="00000000" w:rsidP="00000000" w:rsidRDefault="00000000" w:rsidRPr="00000000" w14:paraId="000000B9">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BA">
      <w:pPr>
        <w:rPr/>
      </w:pPr>
      <w:r w:rsidDel="00000000" w:rsidR="00000000" w:rsidRPr="00000000">
        <w:rPr>
          <w:rtl w:val="0"/>
        </w:rPr>
        <w:t xml:space="preserve">El Sprint 2 tendrá una duración estimada de tres semanas, de acuerdo con el enfoque de trabajo definido por el equipo.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dt>
      <w:sdtPr>
        <w:lock w:val="contentLocked"/>
        <w:id w:val="-1425018268"/>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Elemento </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Fecha / frecuencia </w:t>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Medio </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Responsable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Inicio del Sprint 2 </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06/07/2026 </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Google Meet / Discord </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Sprint Planning </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06/07/2026 </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Google Meet + Notion </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Scrum Master / Equipo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Sincronización tipo Daily Scrum </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 veces por semana </w:t>
                </w:r>
              </w:p>
            </w:tc>
            <w:tc>
              <w:tcPr>
                <w:shd w:fill="auto"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Discord </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Refinamiento de backlog </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Durante el sprint, según necesidad </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Google Meet / Notion </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Responsable interno del backlog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Revisión técnica intermedia </w:t>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Semana 2 del sprint </w:t>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Discord / GitHub </w:t>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Responsable de arquitectura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Validación de pruebas y CI </w:t>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Semana 2 y semana 3 </w:t>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GitHub Actions / entorno local </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Responsables técnicos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Preparación de despliegue Sepolia </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Semana 3 del sprint </w:t>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GitHub / Sepolia / Etherscan </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Responsable blockchain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Sprint Review </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27/07/2026 </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Google Meet </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Equipo ClusterPA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Sprint Retrospective </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27/07/2026, luego de la Review </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Google Meet </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Cierre documental del sprint </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27/07/2026 </w:t>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Google Docs / Drive </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Director del Proyecto </w:t>
                </w:r>
              </w:p>
            </w:tc>
          </w:tr>
        </w:tbl>
      </w:sdtContent>
    </w:sdt>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ED">
      <w:pPr>
        <w:rPr/>
      </w:pPr>
      <w:r w:rsidDel="00000000" w:rsidR="00000000" w:rsidRPr="00000000">
        <w:rPr>
          <w:rtl w:val="0"/>
        </w:rPr>
        <w:t xml:space="preserve">Para el Sprint 2 se estima una dedicación parcial del equipo, considerando cursado, actividades académicas paralelas, reuniones y tareas de documentación.</w:t>
      </w:r>
    </w:p>
    <w:p w:rsidR="00000000" w:rsidDel="00000000" w:rsidP="00000000" w:rsidRDefault="00000000" w:rsidRPr="00000000" w14:paraId="000000E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Integrante</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Alves Rodrigo</w:t>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8h</w:t>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Martinez Mateo</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8h</w:t>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Rojas Pessuto Tobías</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8h</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Pineda Álvaro</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8h</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Total equipo</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32h</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96h</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La capacidad estimada podrá verse afectada por entregas académicas, dificultades técnicas asociadas al despliegue en Sepolia, configuración de Etherscan, ajustes en el contrato inteligente, conflictos de integración o disponibilidad de faucets/RPCs. La capacidad real será registrada al cierre del sprint para compararla con esta estimación inicial.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10B">
      <w:pPr>
        <w:spacing w:after="240" w:before="240" w:lineRule="auto"/>
        <w:rPr/>
      </w:pPr>
      <w:r w:rsidDel="00000000" w:rsidR="00000000" w:rsidRPr="00000000">
        <w:rPr>
          <w:rtl w:val="0"/>
        </w:rPr>
        <w:t xml:space="preserve">El Sprint Backlog del Sprint 2 se compone de historias técnicas orientadas a evolucionar la capa blockchain, aumentar la confianza sobre el contrato mediante pruebas, preparar el despliegue en Sepolia y mejorar el entorno local de desarrollo.</w:t>
      </w:r>
    </w:p>
    <w:p w:rsidR="00000000" w:rsidDel="00000000" w:rsidP="00000000" w:rsidRDefault="00000000" w:rsidRPr="00000000" w14:paraId="0000010C">
      <w:pPr>
        <w:spacing w:after="240" w:before="240" w:lineRule="auto"/>
        <w:rPr/>
      </w:pPr>
      <w:r w:rsidDel="00000000" w:rsidR="00000000" w:rsidRPr="00000000">
        <w:rPr>
          <w:rtl w:val="0"/>
        </w:rPr>
        <w:t xml:space="preserve">Las historias fueron seleccionadas considerando la base completada en Sprint 1, las dependencias técnicas del producto y la necesidad de preparar el contrato para su posterior integración con backend.</w:t>
      </w:r>
    </w:p>
    <w:p w:rsidR="00000000" w:rsidDel="00000000" w:rsidP="00000000" w:rsidRDefault="00000000" w:rsidRPr="00000000" w14:paraId="0000010D">
      <w:pPr>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sdt>
        <w:sdtPr>
          <w:id w:val="-1521916781"/>
          <w:tag w:val="goog_rdk_1"/>
        </w:sdtPr>
        <w:sdtContent>
          <w:tr>
            <w:trPr>
              <w:cantSplit w:val="0"/>
              <w:tblHeader w:val="1"/>
              <w:trPrChange w:author="Christian Villafañe" w:id="0" w:date="2026-07-27T12:55:00Z">
                <w:trPr>
                  <w:cantSplit w:val="0"/>
                  <w:tblHeader w:val="0"/>
                </w:trPr>
              </w:trPrChange>
            </w:trPr>
            <w:tc>
              <w:tcPr>
                <w:shd w:fill="auto" w:val="clear"/>
                <w:tcMar>
                  <w:top w:w="100.0" w:type="dxa"/>
                  <w:left w:w="100.0" w:type="dxa"/>
                  <w:bottom w:w="100.0" w:type="dxa"/>
                  <w:right w:w="100.0" w:type="dxa"/>
                </w:tcMar>
                <w:tcPrChange w:author="Christian Villafañe" w:id="0" w:date="2026-07-27T12:55:00Z">
                  <w:tcPr>
                    <w:shd w:fill="auto" w:val="clear"/>
                    <w:tcMar>
                      <w:top w:w="100.0" w:type="dxa"/>
                      <w:left w:w="100.0" w:type="dxa"/>
                      <w:bottom w:w="100.0" w:type="dxa"/>
                      <w:right w:w="100.0" w:type="dxa"/>
                    </w:tcMar>
                  </w:tcPr>
                </w:tcPrChange>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ID</w:t>
                </w:r>
              </w:p>
            </w:tc>
            <w:tc>
              <w:tcPr>
                <w:shd w:fill="auto" w:val="clear"/>
                <w:tcMar>
                  <w:top w:w="100.0" w:type="dxa"/>
                  <w:left w:w="100.0" w:type="dxa"/>
                  <w:bottom w:w="100.0" w:type="dxa"/>
                  <w:right w:w="100.0" w:type="dxa"/>
                </w:tcMar>
                <w:tcPrChange w:author="Christian Villafañe" w:id="0" w:date="2026-07-27T12:55:00Z">
                  <w:tcPr>
                    <w:shd w:fill="auto" w:val="clear"/>
                    <w:tcMar>
                      <w:top w:w="100.0" w:type="dxa"/>
                      <w:left w:w="100.0" w:type="dxa"/>
                      <w:bottom w:w="100.0" w:type="dxa"/>
                      <w:right w:w="100.0" w:type="dxa"/>
                    </w:tcMar>
                  </w:tcPr>
                </w:tcPrChange>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tcPrChange w:author="Christian Villafañe" w:id="0" w:date="2026-07-27T12:55:00Z">
                  <w:tcPr>
                    <w:shd w:fill="auto" w:val="clear"/>
                    <w:tcMar>
                      <w:top w:w="100.0" w:type="dxa"/>
                      <w:left w:w="100.0" w:type="dxa"/>
                      <w:bottom w:w="100.0" w:type="dxa"/>
                      <w:right w:w="100.0" w:type="dxa"/>
                    </w:tcMar>
                  </w:tcPr>
                </w:tcPrChange>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tcPrChange w:author="Christian Villafañe" w:id="0" w:date="2026-07-27T12:55:00Z">
                  <w:tcPr>
                    <w:shd w:fill="auto" w:val="clear"/>
                    <w:tcMar>
                      <w:top w:w="100.0" w:type="dxa"/>
                      <w:left w:w="100.0" w:type="dxa"/>
                      <w:bottom w:w="100.0" w:type="dxa"/>
                      <w:right w:w="100.0" w:type="dxa"/>
                    </w:tcMar>
                  </w:tcPr>
                </w:tcPrChange>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tcPrChange w:author="Christian Villafañe" w:id="0" w:date="2026-07-27T12:55:00Z">
                  <w:tcPr>
                    <w:shd w:fill="auto" w:val="clear"/>
                    <w:tcMar>
                      <w:top w:w="100.0" w:type="dxa"/>
                      <w:left w:w="100.0" w:type="dxa"/>
                      <w:bottom w:w="100.0" w:type="dxa"/>
                      <w:right w:w="100.0" w:type="dxa"/>
                    </w:tcMar>
                  </w:tcPr>
                </w:tcPrChange>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tcPrChange w:author="Christian Villafañe" w:id="0" w:date="2026-07-27T12:55:00Z">
                  <w:tcPr>
                    <w:shd w:fill="auto" w:val="clear"/>
                    <w:tcMar>
                      <w:top w:w="100.0" w:type="dxa"/>
                      <w:left w:w="100.0" w:type="dxa"/>
                      <w:bottom w:w="100.0" w:type="dxa"/>
                      <w:right w:w="100.0" w:type="dxa"/>
                    </w:tcMar>
                  </w:tcPr>
                </w:tcPrChange>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Estado inicial</w:t>
                </w:r>
              </w:p>
            </w:tc>
          </w:tr>
        </w:sdtContent>
      </w:sdt>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E2-HU02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Como </w:t>
            </w:r>
            <w:r w:rsidDel="00000000" w:rsidR="00000000" w:rsidRPr="00000000">
              <w:rPr>
                <w:color w:val="188038"/>
                <w:rtl w:val="0"/>
              </w:rPr>
              <w:t xml:space="preserve">MINTER_ROLE</w:t>
            </w:r>
            <w:r w:rsidDel="00000000" w:rsidR="00000000" w:rsidRPr="00000000">
              <w:rPr>
                <w:rtl w:val="0"/>
              </w:rPr>
              <w:t xml:space="preserve">, quiero acuñar tokens hacia la dirección de una empresa adherida en función del peso de material, para acreditar el aporte. </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Pineda Álvaro</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E2-HU04 </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pausar y despausar el contrato para responder ante incidentes. </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Pineda Álvaro</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E2-HU05 </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EMERGENCY_ROLE</w:t>
            </w:r>
            <w:r w:rsidDel="00000000" w:rsidR="00000000" w:rsidRPr="00000000">
              <w:rPr>
                <w:rtl w:val="0"/>
              </w:rPr>
              <w:t xml:space="preserve">, quiero ejecutar </w:t>
            </w:r>
            <w:r w:rsidDel="00000000" w:rsidR="00000000" w:rsidRPr="00000000">
              <w:rPr>
                <w:rFonts w:ascii="Roboto Mono" w:cs="Roboto Mono" w:eastAsia="Roboto Mono" w:hAnsi="Roboto Mono"/>
                <w:color w:val="188038"/>
                <w:rtl w:val="0"/>
              </w:rPr>
              <w:t xml:space="preserve">emergencyBurn(address, uint256)</w:t>
            </w:r>
            <w:r w:rsidDel="00000000" w:rsidR="00000000" w:rsidRPr="00000000">
              <w:rPr>
                <w:rtl w:val="0"/>
              </w:rPr>
              <w:t xml:space="preserve"> con el contrato pausado, para mitigar tokens fraudulentos. </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Pineda Álvaro</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E2-HU07 </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Como equipo, quiero suite de tests unitarios + fuzzing en Foundry para tener confianza en el contrato. </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Pineda Álvaro / Equipo </w:t>
            </w:r>
          </w:p>
        </w:tc>
        <w:tc>
          <w:tcPr>
            <w:shd w:fill="auto"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E2-HU08 </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Como equipo, quiero el contrato desplegado y verificado en Sepolia para empezar a integrarlo desde backend. </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Pineda Álvaro </w:t>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2">
            <w:pPr>
              <w:widowControl w:val="0"/>
              <w:spacing w:line="240" w:lineRule="auto"/>
              <w:rPr/>
            </w:pPr>
            <w:r w:rsidDel="00000000" w:rsidR="00000000" w:rsidRPr="00000000">
              <w:rPr>
                <w:rtl w:val="0"/>
              </w:rPr>
              <w:t xml:space="preserve">E1-HU07 </w:t>
            </w:r>
          </w:p>
        </w:tc>
        <w:tc>
          <w:tcPr>
            <w:shd w:fill="auto" w:val="clea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Como equipo, quiero Docker Compose para levantar Postgres + servicios locales con un comando, para acelerar el onboarding. </w:t>
            </w:r>
          </w:p>
        </w:tc>
        <w:tc>
          <w:tcPr>
            <w:shd w:fill="auto" w:val="clea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Rojas Pessuto Tobías / Martínez Mateo </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Pendiente</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Total estimado del Sprint 2:</w:t>
      </w:r>
      <w:r w:rsidDel="00000000" w:rsidR="00000000" w:rsidRPr="00000000">
        <w:rPr>
          <w:rtl w:val="0"/>
        </w:rPr>
        <w:t xml:space="preserve"> 24 puntos de historia.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La selección de estas historias busca consolidar la capa blockchain del producto y reducir riesgos técnicos tempranos. El Sprint 2 toma como punto de partida el contrato ECOToken base implementado en Sprint 1 y lo transforma en una versión más cercana al uso real del MVP académico, con roles, mecanismos de seguridad, pruebas ampliadas y despliegue en testnet.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rPr/>
      </w:pPr>
      <w:bookmarkStart w:colFirst="0" w:colLast="0" w:name="_heading=h.ijkw3036c84h" w:id="10"/>
      <w:bookmarkEnd w:id="10"/>
      <w:r w:rsidDel="00000000" w:rsidR="00000000" w:rsidRPr="00000000">
        <w:rPr>
          <w:rtl w:val="0"/>
        </w:rPr>
        <w:t xml:space="preserve">Dependencias entre historias</w:t>
      </w:r>
    </w:p>
    <w:p w:rsidR="00000000" w:rsidDel="00000000" w:rsidP="00000000" w:rsidRDefault="00000000" w:rsidRPr="00000000" w14:paraId="0000013E">
      <w:pPr>
        <w:rPr/>
      </w:pPr>
      <w:r w:rsidDel="00000000" w:rsidR="00000000" w:rsidRPr="00000000">
        <w:rPr>
          <w:rtl w:val="0"/>
        </w:rPr>
        <w:t xml:space="preserve">Las historias del Sprint 2 presentan dependencias técnicas entre sí: </w:t>
      </w:r>
    </w:p>
    <w:p w:rsidR="00000000" w:rsidDel="00000000" w:rsidP="00000000" w:rsidRDefault="00000000" w:rsidRPr="00000000" w14:paraId="0000013F">
      <w:pPr>
        <w:rPr/>
      </w:pPr>
      <w:r w:rsidDel="00000000" w:rsidR="00000000" w:rsidRPr="00000000">
        <w:rPr>
          <w:rtl w:val="0"/>
        </w:rPr>
        <w:t xml:space="preserve"> </w:t>
      </w:r>
    </w:p>
    <w:sdt>
      <w:sdtPr>
        <w:lock w:val="contentLocked"/>
        <w:id w:val="1506816681"/>
        <w:tag w:val="goog_rdk_2"/>
      </w:sdtPr>
      <w:sdtContent>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Historia </w:t>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Dependencia principal </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Observación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E2-HU04 </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Contrato ECOToken base </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La pausa debe implementarse antes de validar restricciones sobre mint, burn y emergencyBurn.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E2-HU05 </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E2-HU04 </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requiere que el contrato esté pausado.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E2-HU02 </w:t>
                </w:r>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Contrato ECOToken base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Extiende la función de mint para reflejar material y peso reciclado. </w:t>
                </w:r>
              </w:p>
            </w:tc>
          </w:tr>
          <w:tr>
            <w:trPr>
              <w:cantSplit w:val="0"/>
              <w:trHeight w:val="98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E2-HU07 </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E2-HU02, E2-HU04, E2-HU05 </w:t>
                </w:r>
              </w:p>
            </w:tc>
            <w:tc>
              <w:tcPr>
                <w:shd w:fill="auto" w:val="clea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La suite de tests debe cubrir las nuevas funcionalidades del contrato.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E2-HU08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E2-HU07 </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despliegue en Sepolia debería realizarse luego de validar tests y CI.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E1-HU07 </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Base de backend/frontend/infra </w:t>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Puede desarrollarse en paralelo a las historias blockchain. </w:t>
                </w:r>
              </w:p>
            </w:tc>
          </w:tr>
        </w:tbl>
      </w:sdtContent>
    </w:sdt>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heading=h.280hmvhijyqk" w:id="11"/>
      <w:bookmarkEnd w:id="11"/>
      <w:r w:rsidDel="00000000" w:rsidR="00000000" w:rsidRPr="00000000">
        <w:rPr>
          <w:rtl w:val="0"/>
        </w:rPr>
        <w:t xml:space="preserve">Detalle de historias de usuario</w:t>
      </w:r>
    </w:p>
    <w:p w:rsidR="00000000" w:rsidDel="00000000" w:rsidP="00000000" w:rsidRDefault="00000000" w:rsidRPr="00000000" w14:paraId="00000157">
      <w:pPr>
        <w:pStyle w:val="Heading3"/>
        <w:rPr/>
      </w:pPr>
      <w:bookmarkStart w:colFirst="0" w:colLast="0" w:name="_heading=h.50ngcg1f9nr1" w:id="12"/>
      <w:bookmarkEnd w:id="12"/>
      <w:r w:rsidDel="00000000" w:rsidR="00000000" w:rsidRPr="00000000">
        <w:rPr>
          <w:rtl w:val="0"/>
        </w:rPr>
        <w:t xml:space="preserve">E2-HU02 – Mint de puntos ECO por material reciclado </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quiero acuñar tokens hacia la dirección de una empresa adherida en función del peso de material, para acreditar el aporte. </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evolucionar la función de emisión de tokens ECO para que represente de forma más cercana el flujo funcional del producto. En Sprint 1 se implementó una función de mint base restringida a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En Sprint 2 se requiere ampliar esta operación para registrar información asociada al material reciclado y al peso entregado.</w:t>
      </w:r>
    </w:p>
    <w:p w:rsidR="00000000" w:rsidDel="00000000" w:rsidP="00000000" w:rsidRDefault="00000000" w:rsidRPr="00000000" w14:paraId="0000015A">
      <w:pPr>
        <w:spacing w:after="240" w:before="240" w:lineRule="auto"/>
        <w:rPr/>
      </w:pPr>
      <w:r w:rsidDel="00000000" w:rsidR="00000000" w:rsidRPr="00000000">
        <w:rPr>
          <w:rtl w:val="0"/>
        </w:rPr>
        <w:t xml:space="preserve">La función debe permitir acuñar tokens hacia la dirección de una empresa adherida y emitir un evento que deje evidencia del destinatario, cantidad, tipo de material y peso. Esta información servirá como base para la futura integración backend-blockchain.</w:t>
      </w:r>
    </w:p>
    <w:p w:rsidR="00000000" w:rsidDel="00000000" w:rsidP="00000000" w:rsidRDefault="00000000" w:rsidRPr="00000000" w14:paraId="0000015B">
      <w:pPr>
        <w:spacing w:after="240" w:before="240" w:lineRule="auto"/>
        <w:rPr/>
      </w:pPr>
      <w:r w:rsidDel="00000000" w:rsidR="00000000" w:rsidRPr="00000000">
        <w:rPr>
          <w:rtl w:val="0"/>
        </w:rPr>
        <w:t xml:space="preserve">En esta historia no se implementa todavía el cálculo definitivo de puntos desde backend ni el registro completo de entregas reciclables. El foco está en preparar el contrato para soportar la emisión controlada y auditable de puntos ECO.</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5E">
      <w:pPr>
        <w:numPr>
          <w:ilvl w:val="0"/>
          <w:numId w:val="40"/>
        </w:numPr>
        <w:ind w:left="720" w:hanging="360"/>
        <w:rPr/>
      </w:pPr>
      <w:r w:rsidDel="00000000" w:rsidR="00000000" w:rsidRPr="00000000">
        <w:rPr>
          <w:rtl w:val="0"/>
        </w:rPr>
        <w:t xml:space="preserve">La función mint(address, uint256) o su variante extendida queda restringida a MINTER_ROLE.</w:t>
      </w:r>
    </w:p>
    <w:p w:rsidR="00000000" w:rsidDel="00000000" w:rsidP="00000000" w:rsidRDefault="00000000" w:rsidRPr="00000000" w14:paraId="0000015F">
      <w:pPr>
        <w:numPr>
          <w:ilvl w:val="0"/>
          <w:numId w:val="40"/>
        </w:numPr>
        <w:ind w:left="720" w:hanging="360"/>
        <w:rPr/>
      </w:pPr>
      <w:r w:rsidDel="00000000" w:rsidR="00000000" w:rsidRPr="00000000">
        <w:rPr>
          <w:rtl w:val="0"/>
        </w:rPr>
        <w:t xml:space="preserve">La emisión permite acreditar puntos ECO a la dirección de una empresa adherida.</w:t>
      </w:r>
    </w:p>
    <w:p w:rsidR="00000000" w:rsidDel="00000000" w:rsidP="00000000" w:rsidRDefault="00000000" w:rsidRPr="00000000" w14:paraId="00000160">
      <w:pPr>
        <w:numPr>
          <w:ilvl w:val="0"/>
          <w:numId w:val="40"/>
        </w:numPr>
        <w:ind w:left="720" w:hanging="360"/>
        <w:rPr/>
      </w:pPr>
      <w:r w:rsidDel="00000000" w:rsidR="00000000" w:rsidRPr="00000000">
        <w:rPr>
          <w:rtl w:val="0"/>
        </w:rPr>
        <w:t xml:space="preserve">Se emite el evento Minted(empresa, amount, material, peso).</w:t>
      </w:r>
    </w:p>
    <w:p w:rsidR="00000000" w:rsidDel="00000000" w:rsidP="00000000" w:rsidRDefault="00000000" w:rsidRPr="00000000" w14:paraId="00000161">
      <w:pPr>
        <w:numPr>
          <w:ilvl w:val="0"/>
          <w:numId w:val="40"/>
        </w:numPr>
        <w:ind w:left="720" w:hanging="360"/>
        <w:rPr/>
      </w:pPr>
      <w:r w:rsidDel="00000000" w:rsidR="00000000" w:rsidRPr="00000000">
        <w:rPr>
          <w:rtl w:val="0"/>
        </w:rPr>
        <w:t xml:space="preserve">La operación revierte si el emisor no posee MINTER_ROLE.</w:t>
      </w:r>
    </w:p>
    <w:p w:rsidR="00000000" w:rsidDel="00000000" w:rsidP="00000000" w:rsidRDefault="00000000" w:rsidRPr="00000000" w14:paraId="00000162">
      <w:pPr>
        <w:numPr>
          <w:ilvl w:val="0"/>
          <w:numId w:val="40"/>
        </w:numPr>
        <w:ind w:left="720" w:hanging="360"/>
        <w:rPr/>
      </w:pPr>
      <w:r w:rsidDel="00000000" w:rsidR="00000000" w:rsidRPr="00000000">
        <w:rPr>
          <w:rtl w:val="0"/>
        </w:rPr>
        <w:t xml:space="preserve">La operación revierte si el destinatario es address cero.</w:t>
      </w:r>
    </w:p>
    <w:p w:rsidR="00000000" w:rsidDel="00000000" w:rsidP="00000000" w:rsidRDefault="00000000" w:rsidRPr="00000000" w14:paraId="00000163">
      <w:pPr>
        <w:numPr>
          <w:ilvl w:val="0"/>
          <w:numId w:val="40"/>
        </w:numPr>
        <w:ind w:left="720" w:hanging="360"/>
        <w:rPr/>
      </w:pPr>
      <w:r w:rsidDel="00000000" w:rsidR="00000000" w:rsidRPr="00000000">
        <w:rPr>
          <w:rtl w:val="0"/>
        </w:rPr>
        <w:t xml:space="preserve">La operación revierte si la emisión supera el cap del token.</w:t>
      </w:r>
    </w:p>
    <w:p w:rsidR="00000000" w:rsidDel="00000000" w:rsidP="00000000" w:rsidRDefault="00000000" w:rsidRPr="00000000" w14:paraId="00000164">
      <w:pPr>
        <w:numPr>
          <w:ilvl w:val="0"/>
          <w:numId w:val="40"/>
        </w:numPr>
        <w:ind w:left="720" w:hanging="360"/>
        <w:rPr/>
      </w:pPr>
      <w:r w:rsidDel="00000000" w:rsidR="00000000" w:rsidRPr="00000000">
        <w:rPr>
          <w:rtl w:val="0"/>
        </w:rPr>
        <w:t xml:space="preserve">La operación queda cubierta por tests unitarios.</w:t>
      </w:r>
    </w:p>
    <w:p w:rsidR="00000000" w:rsidDel="00000000" w:rsidP="00000000" w:rsidRDefault="00000000" w:rsidRPr="00000000" w14:paraId="00000165">
      <w:pPr>
        <w:numPr>
          <w:ilvl w:val="0"/>
          <w:numId w:val="40"/>
        </w:numPr>
        <w:ind w:left="720" w:hanging="360"/>
        <w:rPr/>
      </w:pPr>
      <w:r w:rsidDel="00000000" w:rsidR="00000000" w:rsidRPr="00000000">
        <w:rPr>
          <w:rtl w:val="0"/>
        </w:rPr>
        <w:t xml:space="preserve">La decisión técnica queda documentada en /contracts/README.md o documentación equivalente.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67">
      <w:pPr>
        <w:numPr>
          <w:ilvl w:val="0"/>
          <w:numId w:val="3"/>
        </w:numPr>
        <w:ind w:left="720" w:hanging="360"/>
        <w:rPr/>
      </w:pPr>
      <w:r w:rsidDel="00000000" w:rsidR="00000000" w:rsidRPr="00000000">
        <w:rPr>
          <w:rtl w:val="0"/>
        </w:rPr>
        <w:t xml:space="preserve">Revisar implementación actual de mint.</w:t>
      </w:r>
    </w:p>
    <w:p w:rsidR="00000000" w:rsidDel="00000000" w:rsidP="00000000" w:rsidRDefault="00000000" w:rsidRPr="00000000" w14:paraId="00000168">
      <w:pPr>
        <w:numPr>
          <w:ilvl w:val="0"/>
          <w:numId w:val="3"/>
        </w:numPr>
        <w:ind w:left="720" w:hanging="360"/>
        <w:rPr/>
      </w:pPr>
      <w:r w:rsidDel="00000000" w:rsidR="00000000" w:rsidRPr="00000000">
        <w:rPr>
          <w:rtl w:val="0"/>
        </w:rPr>
        <w:t xml:space="preserve">Definir representación del material reciclado en el contrato.</w:t>
      </w:r>
    </w:p>
    <w:p w:rsidR="00000000" w:rsidDel="00000000" w:rsidP="00000000" w:rsidRDefault="00000000" w:rsidRPr="00000000" w14:paraId="00000169">
      <w:pPr>
        <w:numPr>
          <w:ilvl w:val="0"/>
          <w:numId w:val="3"/>
        </w:numPr>
        <w:ind w:left="720" w:hanging="360"/>
        <w:rPr/>
      </w:pPr>
      <w:r w:rsidDel="00000000" w:rsidR="00000000" w:rsidRPr="00000000">
        <w:rPr>
          <w:rtl w:val="0"/>
        </w:rPr>
        <w:t xml:space="preserve">Definir parámetro de peso asociado a la emisión.</w:t>
      </w:r>
    </w:p>
    <w:p w:rsidR="00000000" w:rsidDel="00000000" w:rsidP="00000000" w:rsidRDefault="00000000" w:rsidRPr="00000000" w14:paraId="0000016A">
      <w:pPr>
        <w:numPr>
          <w:ilvl w:val="0"/>
          <w:numId w:val="3"/>
        </w:numPr>
        <w:ind w:left="720" w:hanging="360"/>
        <w:rPr/>
      </w:pPr>
      <w:r w:rsidDel="00000000" w:rsidR="00000000" w:rsidRPr="00000000">
        <w:rPr>
          <w:rtl w:val="0"/>
        </w:rPr>
        <w:t xml:space="preserve">Incorporar evento Minted.</w:t>
      </w:r>
    </w:p>
    <w:p w:rsidR="00000000" w:rsidDel="00000000" w:rsidP="00000000" w:rsidRDefault="00000000" w:rsidRPr="00000000" w14:paraId="0000016B">
      <w:pPr>
        <w:numPr>
          <w:ilvl w:val="0"/>
          <w:numId w:val="3"/>
        </w:numPr>
        <w:ind w:left="720" w:hanging="360"/>
        <w:rPr/>
      </w:pPr>
      <w:r w:rsidDel="00000000" w:rsidR="00000000" w:rsidRPr="00000000">
        <w:rPr>
          <w:rtl w:val="0"/>
        </w:rPr>
        <w:t xml:space="preserve">Ajustar función de mint según alcance de la historia.</w:t>
      </w:r>
    </w:p>
    <w:p w:rsidR="00000000" w:rsidDel="00000000" w:rsidP="00000000" w:rsidRDefault="00000000" w:rsidRPr="00000000" w14:paraId="0000016C">
      <w:pPr>
        <w:numPr>
          <w:ilvl w:val="0"/>
          <w:numId w:val="3"/>
        </w:numPr>
        <w:ind w:left="720" w:hanging="360"/>
        <w:rPr/>
      </w:pPr>
      <w:r w:rsidDel="00000000" w:rsidR="00000000" w:rsidRPr="00000000">
        <w:rPr>
          <w:rtl w:val="0"/>
        </w:rPr>
        <w:t xml:space="preserve">Validar restricción por MINTER_ROLE.</w:t>
      </w:r>
    </w:p>
    <w:p w:rsidR="00000000" w:rsidDel="00000000" w:rsidP="00000000" w:rsidRDefault="00000000" w:rsidRPr="00000000" w14:paraId="0000016D">
      <w:pPr>
        <w:numPr>
          <w:ilvl w:val="0"/>
          <w:numId w:val="3"/>
        </w:numPr>
        <w:ind w:left="720" w:hanging="360"/>
        <w:rPr/>
      </w:pPr>
      <w:r w:rsidDel="00000000" w:rsidR="00000000" w:rsidRPr="00000000">
        <w:rPr>
          <w:rtl w:val="0"/>
        </w:rPr>
        <w:t xml:space="preserve">Validar restricción por cap.</w:t>
      </w:r>
    </w:p>
    <w:p w:rsidR="00000000" w:rsidDel="00000000" w:rsidP="00000000" w:rsidRDefault="00000000" w:rsidRPr="00000000" w14:paraId="0000016E">
      <w:pPr>
        <w:numPr>
          <w:ilvl w:val="0"/>
          <w:numId w:val="3"/>
        </w:numPr>
        <w:ind w:left="720" w:hanging="360"/>
        <w:rPr/>
      </w:pPr>
      <w:r w:rsidDel="00000000" w:rsidR="00000000" w:rsidRPr="00000000">
        <w:rPr>
          <w:rtl w:val="0"/>
        </w:rPr>
        <w:t xml:space="preserve">Crear o actualizar tests unitarios.</w:t>
      </w:r>
    </w:p>
    <w:p w:rsidR="00000000" w:rsidDel="00000000" w:rsidP="00000000" w:rsidRDefault="00000000" w:rsidRPr="00000000" w14:paraId="0000016F">
      <w:pPr>
        <w:numPr>
          <w:ilvl w:val="0"/>
          <w:numId w:val="3"/>
        </w:numPr>
        <w:ind w:left="720" w:hanging="360"/>
        <w:rPr/>
      </w:pPr>
      <w:r w:rsidDel="00000000" w:rsidR="00000000" w:rsidRPr="00000000">
        <w:rPr>
          <w:rtl w:val="0"/>
        </w:rPr>
        <w:t xml:space="preserve">Documentar comportamiento esperado.</w:t>
      </w:r>
    </w:p>
    <w:p w:rsidR="00000000" w:rsidDel="00000000" w:rsidP="00000000" w:rsidRDefault="00000000" w:rsidRPr="00000000" w14:paraId="00000170">
      <w:pPr>
        <w:numPr>
          <w:ilvl w:val="0"/>
          <w:numId w:val="3"/>
        </w:numPr>
        <w:ind w:left="720" w:hanging="360"/>
        <w:rPr/>
      </w:pPr>
      <w:r w:rsidDel="00000000" w:rsidR="00000000" w:rsidRPr="00000000">
        <w:rPr>
          <w:rtl w:val="0"/>
        </w:rPr>
        <w:t xml:space="preserve">Ejecutar forge test.</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Función de emisión de puntos ECO evolucionada para registrar empresa, cantidad, material y peso, con evento asociado y restricciones de seguridad mediante MINTER_ROLE. </w:t>
      </w:r>
    </w:p>
    <w:p w:rsidR="00000000" w:rsidDel="00000000" w:rsidP="00000000" w:rsidRDefault="00000000" w:rsidRPr="00000000" w14:paraId="00000172">
      <w:pPr>
        <w:pStyle w:val="Heading3"/>
        <w:rPr/>
      </w:pPr>
      <w:bookmarkStart w:colFirst="0" w:colLast="0" w:name="_heading=h.g4bdnz6jgigu" w:id="13"/>
      <w:bookmarkEnd w:id="13"/>
      <w:r w:rsidDel="00000000" w:rsidR="00000000" w:rsidRPr="00000000">
        <w:rPr>
          <w:rtl w:val="0"/>
        </w:rPr>
        <w:t xml:space="preserve">E2-HU04 – Pausa y despausa del contrato</w:t>
      </w:r>
    </w:p>
    <w:p w:rsidR="00000000" w:rsidDel="00000000" w:rsidP="00000000" w:rsidRDefault="00000000" w:rsidRPr="00000000" w14:paraId="00000173">
      <w:pPr>
        <w:rPr>
          <w:b w:val="1"/>
          <w:bCs w:val="1"/>
        </w:rPr>
      </w:pPr>
      <w:r w:rsidDel="00000000" w:rsidR="00000000" w:rsidRPr="00000000">
        <w:rPr>
          <w:b w:val="1"/>
          <w:bCs w:val="1"/>
          <w:rtl w:val="0"/>
        </w:rPr>
        <w:t xml:space="preserve">Historia:  </w:t>
      </w:r>
    </w:p>
    <w:p w:rsidR="00000000" w:rsidDel="00000000" w:rsidP="00000000" w:rsidRDefault="00000000" w:rsidRPr="00000000" w14:paraId="00000174">
      <w:pPr>
        <w:rPr/>
      </w:pPr>
      <w:r w:rsidDel="00000000" w:rsidR="00000000" w:rsidRPr="00000000">
        <w:rPr>
          <w:rtl w:val="0"/>
        </w:rPr>
        <w:t xml:space="preserve">Como `ADMIN_ROLE`, quiero pausar y despausar el contrato para responder ante incidentes.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Descripción:  </w:t>
      </w:r>
    </w:p>
    <w:p w:rsidR="00000000" w:rsidDel="00000000" w:rsidP="00000000" w:rsidRDefault="00000000" w:rsidRPr="00000000" w14:paraId="00000177">
      <w:pPr>
        <w:rPr/>
      </w:pPr>
      <w:r w:rsidDel="00000000" w:rsidR="00000000" w:rsidRPr="00000000">
        <w:rPr>
          <w:rtl w:val="0"/>
        </w:rPr>
        <w:t xml:space="preserve">Se debe incorporar al contrato ECOToken un mecanismo de pausa y despausa que permita detener operaciones críticas ante incidentes, errores operativos o comportamiento inesperado.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Esta funcionalidad permite que una cuenta con rol administrativo pueda pausar temporalmente el contrato mientras se analiza una situación de riesgo. Durante la pausa, operaciones como mint y transferencias comunes quedan bloqueadas, evitando que se generen o circulen puntos ECO en un estado no deseado.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Existe función `pause()`.</w:t>
      </w:r>
    </w:p>
    <w:p w:rsidR="00000000" w:rsidDel="00000000" w:rsidP="00000000" w:rsidRDefault="00000000" w:rsidRPr="00000000" w14:paraId="0000017E">
      <w:pPr>
        <w:rPr/>
      </w:pPr>
      <w:r w:rsidDel="00000000" w:rsidR="00000000" w:rsidRPr="00000000">
        <w:rPr>
          <w:rtl w:val="0"/>
        </w:rPr>
        <w:t xml:space="preserve">- Existe función `unpause()`.</w:t>
      </w:r>
    </w:p>
    <w:p w:rsidR="00000000" w:rsidDel="00000000" w:rsidP="00000000" w:rsidRDefault="00000000" w:rsidRPr="00000000" w14:paraId="0000017F">
      <w:pPr>
        <w:rPr/>
      </w:pPr>
      <w:r w:rsidDel="00000000" w:rsidR="00000000" w:rsidRPr="00000000">
        <w:rPr>
          <w:rtl w:val="0"/>
        </w:rPr>
        <w:t xml:space="preserve">- `pause()` queda restringida a `ADMIN_ROLE`.</w:t>
      </w:r>
    </w:p>
    <w:p w:rsidR="00000000" w:rsidDel="00000000" w:rsidP="00000000" w:rsidRDefault="00000000" w:rsidRPr="00000000" w14:paraId="00000180">
      <w:pPr>
        <w:rPr/>
      </w:pPr>
      <w:r w:rsidDel="00000000" w:rsidR="00000000" w:rsidRPr="00000000">
        <w:rPr>
          <w:rtl w:val="0"/>
        </w:rPr>
        <w:t xml:space="preserve">- `unpause()` queda restringida a `ADMIN_ROLE`.</w:t>
      </w:r>
    </w:p>
    <w:p w:rsidR="00000000" w:rsidDel="00000000" w:rsidP="00000000" w:rsidRDefault="00000000" w:rsidRPr="00000000" w14:paraId="00000181">
      <w:pPr>
        <w:rPr/>
      </w:pPr>
      <w:r w:rsidDel="00000000" w:rsidR="00000000" w:rsidRPr="00000000">
        <w:rPr>
          <w:rtl w:val="0"/>
        </w:rPr>
        <w:t xml:space="preserve">- Mientras el contrato está pausado, mint revierte.</w:t>
      </w:r>
    </w:p>
    <w:p w:rsidR="00000000" w:rsidDel="00000000" w:rsidP="00000000" w:rsidRDefault="00000000" w:rsidRPr="00000000" w14:paraId="00000182">
      <w:pPr>
        <w:rPr/>
      </w:pPr>
      <w:r w:rsidDel="00000000" w:rsidR="00000000" w:rsidRPr="00000000">
        <w:rPr>
          <w:rtl w:val="0"/>
        </w:rPr>
        <w:t xml:space="preserve">- Mientras el contrato está pausado, transferencias comunes revierten.</w:t>
      </w:r>
    </w:p>
    <w:p w:rsidR="00000000" w:rsidDel="00000000" w:rsidP="00000000" w:rsidRDefault="00000000" w:rsidRPr="00000000" w14:paraId="00000183">
      <w:pPr>
        <w:rPr/>
      </w:pPr>
      <w:r w:rsidDel="00000000" w:rsidR="00000000" w:rsidRPr="00000000">
        <w:rPr>
          <w:rtl w:val="0"/>
        </w:rPr>
        <w:t xml:space="preserve">- Se emite evento `Paused`.</w:t>
      </w:r>
    </w:p>
    <w:p w:rsidR="00000000" w:rsidDel="00000000" w:rsidP="00000000" w:rsidRDefault="00000000" w:rsidRPr="00000000" w14:paraId="00000184">
      <w:pPr>
        <w:rPr/>
      </w:pPr>
      <w:r w:rsidDel="00000000" w:rsidR="00000000" w:rsidRPr="00000000">
        <w:rPr>
          <w:rtl w:val="0"/>
        </w:rPr>
        <w:t xml:space="preserve">- Se emite evento `Unpaused`.</w:t>
      </w:r>
    </w:p>
    <w:p w:rsidR="00000000" w:rsidDel="00000000" w:rsidP="00000000" w:rsidRDefault="00000000" w:rsidRPr="00000000" w14:paraId="00000185">
      <w:pPr>
        <w:rPr/>
      </w:pPr>
      <w:r w:rsidDel="00000000" w:rsidR="00000000" w:rsidRPr="00000000">
        <w:rPr>
          <w:rtl w:val="0"/>
        </w:rPr>
        <w:t xml:space="preserve">- Existen tests unitarios para pausa y despausa.</w:t>
      </w:r>
    </w:p>
    <w:p w:rsidR="00000000" w:rsidDel="00000000" w:rsidP="00000000" w:rsidRDefault="00000000" w:rsidRPr="00000000" w14:paraId="00000186">
      <w:pPr>
        <w:rPr/>
      </w:pPr>
      <w:r w:rsidDel="00000000" w:rsidR="00000000" w:rsidRPr="00000000">
        <w:rPr>
          <w:rtl w:val="0"/>
        </w:rPr>
        <w:t xml:space="preserve">- Existen tests para intentos de pausa por cuentas no autorizadas.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Tareas asociadas: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Incorporar módulo de pausa compatible con OpenZeppelin.</w:t>
      </w:r>
    </w:p>
    <w:p w:rsidR="00000000" w:rsidDel="00000000" w:rsidP="00000000" w:rsidRDefault="00000000" w:rsidRPr="00000000" w14:paraId="0000018B">
      <w:pPr>
        <w:rPr/>
      </w:pPr>
      <w:r w:rsidDel="00000000" w:rsidR="00000000" w:rsidRPr="00000000">
        <w:rPr>
          <w:rtl w:val="0"/>
        </w:rPr>
        <w:t xml:space="preserve">- Definir el uso de `ADMIN_ROLE`.</w:t>
      </w:r>
    </w:p>
    <w:p w:rsidR="00000000" w:rsidDel="00000000" w:rsidP="00000000" w:rsidRDefault="00000000" w:rsidRPr="00000000" w14:paraId="0000018C">
      <w:pPr>
        <w:rPr/>
      </w:pPr>
      <w:r w:rsidDel="00000000" w:rsidR="00000000" w:rsidRPr="00000000">
        <w:rPr>
          <w:rtl w:val="0"/>
        </w:rPr>
        <w:t xml:space="preserve">- Implementar `pause()`.</w:t>
      </w:r>
    </w:p>
    <w:p w:rsidR="00000000" w:rsidDel="00000000" w:rsidP="00000000" w:rsidRDefault="00000000" w:rsidRPr="00000000" w14:paraId="0000018D">
      <w:pPr>
        <w:rPr/>
      </w:pPr>
      <w:r w:rsidDel="00000000" w:rsidR="00000000" w:rsidRPr="00000000">
        <w:rPr>
          <w:rtl w:val="0"/>
        </w:rPr>
        <w:t xml:space="preserve">- Implementar `unpause()`.</w:t>
      </w:r>
    </w:p>
    <w:p w:rsidR="00000000" w:rsidDel="00000000" w:rsidP="00000000" w:rsidRDefault="00000000" w:rsidRPr="00000000" w14:paraId="0000018E">
      <w:pPr>
        <w:rPr/>
      </w:pPr>
      <w:r w:rsidDel="00000000" w:rsidR="00000000" w:rsidRPr="00000000">
        <w:rPr>
          <w:rtl w:val="0"/>
        </w:rPr>
        <w:t xml:space="preserve">- Restringir funciones a cuentas autorizadas.</w:t>
      </w:r>
    </w:p>
    <w:p w:rsidR="00000000" w:rsidDel="00000000" w:rsidP="00000000" w:rsidRDefault="00000000" w:rsidRPr="00000000" w14:paraId="0000018F">
      <w:pPr>
        <w:rPr/>
      </w:pPr>
      <w:r w:rsidDel="00000000" w:rsidR="00000000" w:rsidRPr="00000000">
        <w:rPr>
          <w:rtl w:val="0"/>
        </w:rPr>
        <w:t xml:space="preserve">- Ajustar mint y transferencias para respetar estado pausado.</w:t>
      </w:r>
    </w:p>
    <w:p w:rsidR="00000000" w:rsidDel="00000000" w:rsidP="00000000" w:rsidRDefault="00000000" w:rsidRPr="00000000" w14:paraId="00000190">
      <w:pPr>
        <w:rPr/>
      </w:pPr>
      <w:r w:rsidDel="00000000" w:rsidR="00000000" w:rsidRPr="00000000">
        <w:rPr>
          <w:rtl w:val="0"/>
        </w:rPr>
        <w:t xml:space="preserve">- Crear tests unitarios.</w:t>
      </w:r>
    </w:p>
    <w:p w:rsidR="00000000" w:rsidDel="00000000" w:rsidP="00000000" w:rsidRDefault="00000000" w:rsidRPr="00000000" w14:paraId="00000191">
      <w:pPr>
        <w:rPr/>
      </w:pPr>
      <w:r w:rsidDel="00000000" w:rsidR="00000000" w:rsidRPr="00000000">
        <w:rPr>
          <w:rtl w:val="0"/>
        </w:rPr>
        <w:t xml:space="preserve">- Validar eventos emitidos.</w:t>
      </w:r>
    </w:p>
    <w:p w:rsidR="00000000" w:rsidDel="00000000" w:rsidP="00000000" w:rsidRDefault="00000000" w:rsidRPr="00000000" w14:paraId="00000192">
      <w:pPr>
        <w:rPr/>
      </w:pPr>
      <w:r w:rsidDel="00000000" w:rsidR="00000000" w:rsidRPr="00000000">
        <w:rPr>
          <w:rtl w:val="0"/>
        </w:rPr>
        <w:t xml:space="preserve">- Ejecutar `forge test`.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Entregable esperado:  </w:t>
      </w:r>
    </w:p>
    <w:p w:rsidR="00000000" w:rsidDel="00000000" w:rsidP="00000000" w:rsidRDefault="00000000" w:rsidRPr="00000000" w14:paraId="00000195">
      <w:pPr>
        <w:rPr/>
      </w:pPr>
      <w:r w:rsidDel="00000000" w:rsidR="00000000" w:rsidRPr="00000000">
        <w:rPr>
          <w:rtl w:val="0"/>
        </w:rPr>
        <w:t xml:space="preserve">Contrato ECOToken con capacidad de pausa y despausa restringida a rol administrativo, bloqueando operaciones críticas mientras el contrato se encuentra pausado.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heading=h.81lqnpx69lg6" w:id="14"/>
      <w:bookmarkEnd w:id="14"/>
      <w:r w:rsidDel="00000000" w:rsidR="00000000" w:rsidRPr="00000000">
        <w:rPr>
          <w:rtl w:val="0"/>
        </w:rPr>
        <w:t xml:space="preserve">E2-HU05 – Quema de emergencia </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EMERGENCY_ROLE, quiero ejecutar emergencyBurn(address, uint256) con el contrato pausado, para mitigar tokens fraudulentos. </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incorporar una función de quema de emergencia que permita reducir el balance de una dirección determinada en situaciones excepcionales, siempre que el contrato se encuentre pausado.</w:t>
      </w:r>
    </w:p>
    <w:p w:rsidR="00000000" w:rsidDel="00000000" w:rsidP="00000000" w:rsidRDefault="00000000" w:rsidRPr="00000000" w14:paraId="0000019A">
      <w:pPr>
        <w:spacing w:after="240" w:before="240" w:lineRule="auto"/>
        <w:rPr/>
      </w:pPr>
      <w:r w:rsidDel="00000000" w:rsidR="00000000" w:rsidRPr="00000000">
        <w:rPr>
          <w:rtl w:val="0"/>
        </w:rPr>
        <w:t xml:space="preserve">Esta funcionalidad está pensada como una medida de respuesta ante incidentes. Por ejemplo, si se detectara una emisión incorrecta o fraudulenta de puntos ECO, el equipo podría pausar el contrato y ejecutar una acción de corrección mediante un rol de emergencia.</w:t>
      </w:r>
    </w:p>
    <w:p w:rsidR="00000000" w:rsidDel="00000000" w:rsidP="00000000" w:rsidRDefault="00000000" w:rsidRPr="00000000" w14:paraId="0000019B">
      <w:pPr>
        <w:spacing w:after="240" w:before="240" w:lineRule="auto"/>
        <w:rPr/>
      </w:pPr>
      <w:r w:rsidDel="00000000" w:rsidR="00000000" w:rsidRPr="00000000">
        <w:rPr>
          <w:rtl w:val="0"/>
        </w:rPr>
        <w:t xml:space="preserve">La función debe estar restringida a EMERGENCY_ROLE, debe revertir si el contrato no está pausado y debe emitir un evento que deje evidencia de la operación realizada.</w:t>
      </w:r>
    </w:p>
    <w:p w:rsidR="00000000" w:rsidDel="00000000" w:rsidP="00000000" w:rsidRDefault="00000000" w:rsidRPr="00000000" w14:paraId="0000019C">
      <w:pPr>
        <w:spacing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D">
      <w:pPr>
        <w:numPr>
          <w:ilvl w:val="0"/>
          <w:numId w:val="6"/>
        </w:numPr>
        <w:ind w:left="720" w:hanging="360"/>
        <w:rPr/>
      </w:pPr>
      <w:r w:rsidDel="00000000" w:rsidR="00000000" w:rsidRPr="00000000">
        <w:rPr>
          <w:rtl w:val="0"/>
        </w:rPr>
        <w:t xml:space="preserve">Existe función emergencyBurn(address, uint256).</w:t>
      </w:r>
    </w:p>
    <w:p w:rsidR="00000000" w:rsidDel="00000000" w:rsidP="00000000" w:rsidRDefault="00000000" w:rsidRPr="00000000" w14:paraId="0000019E">
      <w:pPr>
        <w:numPr>
          <w:ilvl w:val="0"/>
          <w:numId w:val="6"/>
        </w:numPr>
        <w:ind w:left="720" w:hanging="360"/>
        <w:rPr/>
      </w:pPr>
      <w:r w:rsidDel="00000000" w:rsidR="00000000" w:rsidRPr="00000000">
        <w:rPr>
          <w:rtl w:val="0"/>
        </w:rPr>
        <w:t xml:space="preserve">La función queda restringida a EMERGENCY_ROLE.</w:t>
      </w:r>
    </w:p>
    <w:p w:rsidR="00000000" w:rsidDel="00000000" w:rsidP="00000000" w:rsidRDefault="00000000" w:rsidRPr="00000000" w14:paraId="0000019F">
      <w:pPr>
        <w:numPr>
          <w:ilvl w:val="0"/>
          <w:numId w:val="6"/>
        </w:numPr>
        <w:ind w:left="720" w:hanging="360"/>
        <w:rPr/>
      </w:pPr>
      <w:r w:rsidDel="00000000" w:rsidR="00000000" w:rsidRPr="00000000">
        <w:rPr>
          <w:rtl w:val="0"/>
        </w:rPr>
        <w:t xml:space="preserve">La función revierte si el contrato no está pausado.</w:t>
      </w:r>
    </w:p>
    <w:p w:rsidR="00000000" w:rsidDel="00000000" w:rsidP="00000000" w:rsidRDefault="00000000" w:rsidRPr="00000000" w14:paraId="000001A0">
      <w:pPr>
        <w:numPr>
          <w:ilvl w:val="0"/>
          <w:numId w:val="6"/>
        </w:numPr>
        <w:ind w:left="720" w:hanging="360"/>
        <w:rPr/>
      </w:pPr>
      <w:r w:rsidDel="00000000" w:rsidR="00000000" w:rsidRPr="00000000">
        <w:rPr>
          <w:rtl w:val="0"/>
        </w:rPr>
        <w:t xml:space="preserve">La función permite quemar tokens de una dirección objetivo.</w:t>
      </w:r>
    </w:p>
    <w:p w:rsidR="00000000" w:rsidDel="00000000" w:rsidP="00000000" w:rsidRDefault="00000000" w:rsidRPr="00000000" w14:paraId="000001A1">
      <w:pPr>
        <w:numPr>
          <w:ilvl w:val="0"/>
          <w:numId w:val="6"/>
        </w:numPr>
        <w:ind w:left="720" w:hanging="360"/>
        <w:rPr/>
      </w:pPr>
      <w:r w:rsidDel="00000000" w:rsidR="00000000" w:rsidRPr="00000000">
        <w:rPr>
          <w:rtl w:val="0"/>
        </w:rPr>
        <w:t xml:space="preserve">La función valida que la dirección objetivo no sea address cero.</w:t>
      </w:r>
    </w:p>
    <w:p w:rsidR="00000000" w:rsidDel="00000000" w:rsidP="00000000" w:rsidRDefault="00000000" w:rsidRPr="00000000" w14:paraId="000001A2">
      <w:pPr>
        <w:numPr>
          <w:ilvl w:val="0"/>
          <w:numId w:val="6"/>
        </w:numPr>
        <w:ind w:left="720" w:hanging="360"/>
        <w:rPr/>
      </w:pPr>
      <w:r w:rsidDel="00000000" w:rsidR="00000000" w:rsidRPr="00000000">
        <w:rPr>
          <w:rtl w:val="0"/>
        </w:rPr>
        <w:t xml:space="preserve">La función valida condiciones necesarias para evitar operaciones inválidas.</w:t>
      </w:r>
    </w:p>
    <w:p w:rsidR="00000000" w:rsidDel="00000000" w:rsidP="00000000" w:rsidRDefault="00000000" w:rsidRPr="00000000" w14:paraId="000001A3">
      <w:pPr>
        <w:numPr>
          <w:ilvl w:val="0"/>
          <w:numId w:val="6"/>
        </w:numPr>
        <w:ind w:left="720" w:hanging="360"/>
        <w:rPr/>
      </w:pPr>
      <w:r w:rsidDel="00000000" w:rsidR="00000000" w:rsidRPr="00000000">
        <w:rPr>
          <w:rtl w:val="0"/>
        </w:rPr>
        <w:t xml:space="preserve">Se emite evento EmergencyBurn(target, amount, reason).</w:t>
      </w:r>
    </w:p>
    <w:p w:rsidR="00000000" w:rsidDel="00000000" w:rsidP="00000000" w:rsidRDefault="00000000" w:rsidRPr="00000000" w14:paraId="000001A4">
      <w:pPr>
        <w:numPr>
          <w:ilvl w:val="0"/>
          <w:numId w:val="6"/>
        </w:numPr>
        <w:ind w:left="720" w:hanging="360"/>
        <w:rPr/>
      </w:pPr>
      <w:r w:rsidDel="00000000" w:rsidR="00000000" w:rsidRPr="00000000">
        <w:rPr>
          <w:rtl w:val="0"/>
        </w:rPr>
        <w:t xml:space="preserve">Existen tests unitarios para ejecución correcta.</w:t>
      </w:r>
    </w:p>
    <w:p w:rsidR="00000000" w:rsidDel="00000000" w:rsidP="00000000" w:rsidRDefault="00000000" w:rsidRPr="00000000" w14:paraId="000001A5">
      <w:pPr>
        <w:numPr>
          <w:ilvl w:val="0"/>
          <w:numId w:val="6"/>
        </w:numPr>
        <w:ind w:left="720" w:hanging="360"/>
        <w:rPr/>
      </w:pPr>
      <w:r w:rsidDel="00000000" w:rsidR="00000000" w:rsidRPr="00000000">
        <w:rPr>
          <w:rtl w:val="0"/>
        </w:rPr>
        <w:t xml:space="preserve">Existen tests unitarios para ejecución sin rol.</w:t>
      </w:r>
    </w:p>
    <w:p w:rsidR="00000000" w:rsidDel="00000000" w:rsidP="00000000" w:rsidRDefault="00000000" w:rsidRPr="00000000" w14:paraId="000001A6">
      <w:pPr>
        <w:numPr>
          <w:ilvl w:val="0"/>
          <w:numId w:val="6"/>
        </w:numPr>
        <w:ind w:left="720" w:hanging="360"/>
        <w:rPr/>
      </w:pPr>
      <w:r w:rsidDel="00000000" w:rsidR="00000000" w:rsidRPr="00000000">
        <w:rPr>
          <w:rtl w:val="0"/>
        </w:rPr>
        <w:t xml:space="preserve">Existen tests unitarios para ejecución con contrato no pausado.</w:t>
      </w:r>
    </w:p>
    <w:p w:rsidR="00000000" w:rsidDel="00000000" w:rsidP="00000000" w:rsidRDefault="00000000" w:rsidRPr="00000000" w14:paraId="000001A7">
      <w:pPr>
        <w:numPr>
          <w:ilvl w:val="0"/>
          <w:numId w:val="6"/>
        </w:numPr>
        <w:ind w:left="720" w:hanging="360"/>
        <w:rPr/>
      </w:pPr>
      <w:r w:rsidDel="00000000" w:rsidR="00000000" w:rsidRPr="00000000">
        <w:rPr>
          <w:rtl w:val="0"/>
        </w:rPr>
        <w:t xml:space="preserve">La decisión técnica queda documentada.</w:t>
      </w:r>
    </w:p>
    <w:p w:rsidR="00000000" w:rsidDel="00000000" w:rsidP="00000000" w:rsidRDefault="00000000" w:rsidRPr="00000000" w14:paraId="000001A8">
      <w:pPr>
        <w:spacing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A9">
      <w:pPr>
        <w:numPr>
          <w:ilvl w:val="0"/>
          <w:numId w:val="41"/>
        </w:numPr>
        <w:ind w:left="720" w:hanging="360"/>
        <w:rPr/>
      </w:pPr>
      <w:r w:rsidDel="00000000" w:rsidR="00000000" w:rsidRPr="00000000">
        <w:rPr>
          <w:rtl w:val="0"/>
        </w:rPr>
        <w:t xml:space="preserve">Definir EMERGENCY_ROLE.</w:t>
      </w:r>
    </w:p>
    <w:p w:rsidR="00000000" w:rsidDel="00000000" w:rsidP="00000000" w:rsidRDefault="00000000" w:rsidRPr="00000000" w14:paraId="000001AA">
      <w:pPr>
        <w:numPr>
          <w:ilvl w:val="0"/>
          <w:numId w:val="41"/>
        </w:numPr>
        <w:ind w:left="720" w:hanging="360"/>
        <w:rPr/>
      </w:pPr>
      <w:r w:rsidDel="00000000" w:rsidR="00000000" w:rsidRPr="00000000">
        <w:rPr>
          <w:rtl w:val="0"/>
        </w:rPr>
        <w:t xml:space="preserve">Implementar función emergencyBurn.</w:t>
      </w:r>
    </w:p>
    <w:p w:rsidR="00000000" w:rsidDel="00000000" w:rsidP="00000000" w:rsidRDefault="00000000" w:rsidRPr="00000000" w14:paraId="000001AB">
      <w:pPr>
        <w:numPr>
          <w:ilvl w:val="0"/>
          <w:numId w:val="41"/>
        </w:numPr>
        <w:ind w:left="720" w:hanging="360"/>
        <w:rPr/>
      </w:pPr>
      <w:r w:rsidDel="00000000" w:rsidR="00000000" w:rsidRPr="00000000">
        <w:rPr>
          <w:rtl w:val="0"/>
        </w:rPr>
        <w:t xml:space="preserve">Definir evento EmergencyBurn.</w:t>
      </w:r>
    </w:p>
    <w:p w:rsidR="00000000" w:rsidDel="00000000" w:rsidP="00000000" w:rsidRDefault="00000000" w:rsidRPr="00000000" w14:paraId="000001AC">
      <w:pPr>
        <w:numPr>
          <w:ilvl w:val="0"/>
          <w:numId w:val="41"/>
        </w:numPr>
        <w:ind w:left="720" w:hanging="360"/>
        <w:rPr/>
      </w:pPr>
      <w:r w:rsidDel="00000000" w:rsidR="00000000" w:rsidRPr="00000000">
        <w:rPr>
          <w:rtl w:val="0"/>
        </w:rPr>
        <w:t xml:space="preserve">Validar que la función solo pueda ejecutarse con contrato pausado.</w:t>
      </w:r>
    </w:p>
    <w:p w:rsidR="00000000" w:rsidDel="00000000" w:rsidP="00000000" w:rsidRDefault="00000000" w:rsidRPr="00000000" w14:paraId="000001AD">
      <w:pPr>
        <w:numPr>
          <w:ilvl w:val="0"/>
          <w:numId w:val="41"/>
        </w:numPr>
        <w:ind w:left="720" w:hanging="360"/>
        <w:rPr/>
      </w:pPr>
      <w:r w:rsidDel="00000000" w:rsidR="00000000" w:rsidRPr="00000000">
        <w:rPr>
          <w:rtl w:val="0"/>
        </w:rPr>
        <w:t xml:space="preserve">Validar restricciones de rol.</w:t>
      </w:r>
    </w:p>
    <w:p w:rsidR="00000000" w:rsidDel="00000000" w:rsidP="00000000" w:rsidRDefault="00000000" w:rsidRPr="00000000" w14:paraId="000001AE">
      <w:pPr>
        <w:numPr>
          <w:ilvl w:val="0"/>
          <w:numId w:val="41"/>
        </w:numPr>
        <w:ind w:left="720" w:hanging="360"/>
        <w:rPr/>
      </w:pPr>
      <w:r w:rsidDel="00000000" w:rsidR="00000000" w:rsidRPr="00000000">
        <w:rPr>
          <w:rtl w:val="0"/>
        </w:rPr>
        <w:t xml:space="preserve">Validar dirección objetivo.</w:t>
      </w:r>
    </w:p>
    <w:p w:rsidR="00000000" w:rsidDel="00000000" w:rsidP="00000000" w:rsidRDefault="00000000" w:rsidRPr="00000000" w14:paraId="000001AF">
      <w:pPr>
        <w:numPr>
          <w:ilvl w:val="0"/>
          <w:numId w:val="41"/>
        </w:numPr>
        <w:ind w:left="720" w:hanging="360"/>
        <w:rPr/>
      </w:pPr>
      <w:r w:rsidDel="00000000" w:rsidR="00000000" w:rsidRPr="00000000">
        <w:rPr>
          <w:rtl w:val="0"/>
        </w:rPr>
        <w:t xml:space="preserve">Crear tests unitarios.</w:t>
      </w:r>
    </w:p>
    <w:p w:rsidR="00000000" w:rsidDel="00000000" w:rsidP="00000000" w:rsidRDefault="00000000" w:rsidRPr="00000000" w14:paraId="000001B0">
      <w:pPr>
        <w:numPr>
          <w:ilvl w:val="0"/>
          <w:numId w:val="41"/>
        </w:numPr>
        <w:ind w:left="720" w:hanging="360"/>
        <w:rPr/>
      </w:pPr>
      <w:r w:rsidDel="00000000" w:rsidR="00000000" w:rsidRPr="00000000">
        <w:rPr>
          <w:rtl w:val="0"/>
        </w:rPr>
        <w:t xml:space="preserve">Verificar integración con lógica de pausa.</w:t>
      </w:r>
    </w:p>
    <w:p w:rsidR="00000000" w:rsidDel="00000000" w:rsidP="00000000" w:rsidRDefault="00000000" w:rsidRPr="00000000" w14:paraId="000001B1">
      <w:pPr>
        <w:numPr>
          <w:ilvl w:val="0"/>
          <w:numId w:val="41"/>
        </w:numPr>
        <w:ind w:left="720" w:hanging="360"/>
        <w:rPr/>
      </w:pPr>
      <w:r w:rsidDel="00000000" w:rsidR="00000000" w:rsidRPr="00000000">
        <w:rPr>
          <w:rtl w:val="0"/>
        </w:rPr>
        <w:t xml:space="preserve">Documentar uso previsto y limitaciones.</w:t>
      </w:r>
    </w:p>
    <w:p w:rsidR="00000000" w:rsidDel="00000000" w:rsidP="00000000" w:rsidRDefault="00000000" w:rsidRPr="00000000" w14:paraId="000001B2">
      <w:pPr>
        <w:numPr>
          <w:ilvl w:val="0"/>
          <w:numId w:val="41"/>
        </w:numPr>
        <w:ind w:left="720" w:hanging="360"/>
        <w:rPr/>
      </w:pPr>
      <w:r w:rsidDel="00000000" w:rsidR="00000000" w:rsidRPr="00000000">
        <w:rPr>
          <w:rtl w:val="0"/>
        </w:rPr>
        <w:t xml:space="preserve">Ejecutar forge test.</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Función de quema de emergencia implementada, restringida a EMERGENCY_ROLE, ejecutable únicamente con el contrato pausado y documentada como mecanismo de respuesta ante incidentes. </w:t>
      </w:r>
    </w:p>
    <w:p w:rsidR="00000000" w:rsidDel="00000000" w:rsidP="00000000" w:rsidRDefault="00000000" w:rsidRPr="00000000" w14:paraId="000001B4">
      <w:pPr>
        <w:pStyle w:val="Heading2"/>
        <w:spacing w:after="240" w:before="240" w:lineRule="auto"/>
        <w:rPr/>
      </w:pPr>
      <w:bookmarkStart w:colFirst="0" w:colLast="0" w:name="_heading=h.2p9f1ntpgtxv" w:id="15"/>
      <w:bookmarkEnd w:id="15"/>
      <w:r w:rsidDel="00000000" w:rsidR="00000000" w:rsidRPr="00000000">
        <w:rPr>
          <w:rtl w:val="0"/>
        </w:rPr>
        <w:t xml:space="preserve">E2-HU07 – Suite de tests unitarios y fuzzing en Foundry </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suite de tests unitarios + fuzzing en Foundry para tener confianza en el contrato. </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ampliar la suite de pruebas del contrato ECOToken para cubrir las nuevas funcionalidades incorporadas durante el Sprint 2. La suite debe incluir tests unitarios tradicionales y pruebas de fuzzing sobre operaciones críticas.</w:t>
      </w:r>
    </w:p>
    <w:p w:rsidR="00000000" w:rsidDel="00000000" w:rsidP="00000000" w:rsidRDefault="00000000" w:rsidRPr="00000000" w14:paraId="000001B7">
      <w:pPr>
        <w:spacing w:after="240" w:before="240" w:lineRule="auto"/>
        <w:rPr/>
      </w:pPr>
      <w:r w:rsidDel="00000000" w:rsidR="00000000" w:rsidRPr="00000000">
        <w:rPr>
          <w:rtl w:val="0"/>
        </w:rPr>
        <w:t xml:space="preserve">El objetivo de esta historia es aumentar la confianza técnica sobre el contrato antes de realizar el despliegue en Sepolia. Al tratarse de una capa blockchain, los errores pueden ser difíciles de corregir una vez desplegados; por eso se prioriza la validación automatizada.</w:t>
      </w:r>
    </w:p>
    <w:p w:rsidR="00000000" w:rsidDel="00000000" w:rsidP="00000000" w:rsidRDefault="00000000" w:rsidRPr="00000000" w14:paraId="000001B8">
      <w:pPr>
        <w:spacing w:after="240" w:before="240" w:lineRule="auto"/>
        <w:rPr/>
      </w:pPr>
      <w:r w:rsidDel="00000000" w:rsidR="00000000" w:rsidRPr="00000000">
        <w:rPr>
          <w:rtl w:val="0"/>
        </w:rPr>
        <w:t xml:space="preserve">La suite debe cubrir mint, burn, pause, unpause y emergencyBurn, además de validar permisos, condiciones de reversión y eventos relevantes.</w:t>
      </w:r>
    </w:p>
    <w:p w:rsidR="00000000" w:rsidDel="00000000" w:rsidP="00000000" w:rsidRDefault="00000000" w:rsidRPr="00000000" w14:paraId="000001B9">
      <w:pPr>
        <w:spacing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BA">
      <w:pPr>
        <w:numPr>
          <w:ilvl w:val="0"/>
          <w:numId w:val="42"/>
        </w:numPr>
        <w:ind w:left="720" w:hanging="360"/>
        <w:rPr/>
      </w:pPr>
      <w:r w:rsidDel="00000000" w:rsidR="00000000" w:rsidRPr="00000000">
        <w:rPr>
          <w:rtl w:val="0"/>
        </w:rPr>
        <w:t xml:space="preserve">Existe suite de tests unitarios en Foundry.</w:t>
      </w:r>
    </w:p>
    <w:p w:rsidR="00000000" w:rsidDel="00000000" w:rsidP="00000000" w:rsidRDefault="00000000" w:rsidRPr="00000000" w14:paraId="000001BB">
      <w:pPr>
        <w:numPr>
          <w:ilvl w:val="0"/>
          <w:numId w:val="42"/>
        </w:numPr>
        <w:ind w:left="720" w:hanging="360"/>
        <w:rPr/>
      </w:pPr>
      <w:r w:rsidDel="00000000" w:rsidR="00000000" w:rsidRPr="00000000">
        <w:rPr>
          <w:rtl w:val="0"/>
        </w:rPr>
        <w:t xml:space="preserve">Existe suite de fuzzing en Foundry.</w:t>
      </w:r>
    </w:p>
    <w:p w:rsidR="00000000" w:rsidDel="00000000" w:rsidP="00000000" w:rsidRDefault="00000000" w:rsidRPr="00000000" w14:paraId="000001BC">
      <w:pPr>
        <w:numPr>
          <w:ilvl w:val="0"/>
          <w:numId w:val="42"/>
        </w:numPr>
        <w:ind w:left="720" w:hanging="360"/>
        <w:rPr/>
      </w:pPr>
      <w:r w:rsidDel="00000000" w:rsidR="00000000" w:rsidRPr="00000000">
        <w:rPr>
          <w:rtl w:val="0"/>
        </w:rPr>
        <w:t xml:space="preserve">La cobertura mínima alcanza el 90% de funciones del contrato.</w:t>
      </w:r>
    </w:p>
    <w:p w:rsidR="00000000" w:rsidDel="00000000" w:rsidP="00000000" w:rsidRDefault="00000000" w:rsidRPr="00000000" w14:paraId="000001BD">
      <w:pPr>
        <w:numPr>
          <w:ilvl w:val="0"/>
          <w:numId w:val="42"/>
        </w:numPr>
        <w:ind w:left="720" w:hanging="360"/>
        <w:rPr/>
      </w:pPr>
      <w:r w:rsidDel="00000000" w:rsidR="00000000" w:rsidRPr="00000000">
        <w:rPr>
          <w:rtl w:val="0"/>
        </w:rPr>
        <w:t xml:space="preserve">Existen tests sobre mint.</w:t>
      </w:r>
    </w:p>
    <w:p w:rsidR="00000000" w:rsidDel="00000000" w:rsidP="00000000" w:rsidRDefault="00000000" w:rsidRPr="00000000" w14:paraId="000001BE">
      <w:pPr>
        <w:numPr>
          <w:ilvl w:val="0"/>
          <w:numId w:val="42"/>
        </w:numPr>
        <w:ind w:left="720" w:hanging="360"/>
        <w:rPr/>
      </w:pPr>
      <w:r w:rsidDel="00000000" w:rsidR="00000000" w:rsidRPr="00000000">
        <w:rPr>
          <w:rtl w:val="0"/>
        </w:rPr>
        <w:t xml:space="preserve">Existen tests sobre burn.</w:t>
      </w:r>
    </w:p>
    <w:p w:rsidR="00000000" w:rsidDel="00000000" w:rsidP="00000000" w:rsidRDefault="00000000" w:rsidRPr="00000000" w14:paraId="000001BF">
      <w:pPr>
        <w:numPr>
          <w:ilvl w:val="0"/>
          <w:numId w:val="42"/>
        </w:numPr>
        <w:ind w:left="720" w:hanging="360"/>
        <w:rPr/>
      </w:pPr>
      <w:r w:rsidDel="00000000" w:rsidR="00000000" w:rsidRPr="00000000">
        <w:rPr>
          <w:rtl w:val="0"/>
        </w:rPr>
        <w:t xml:space="preserve">Existen tests sobre pause y unpause.</w:t>
      </w:r>
    </w:p>
    <w:p w:rsidR="00000000" w:rsidDel="00000000" w:rsidP="00000000" w:rsidRDefault="00000000" w:rsidRPr="00000000" w14:paraId="000001C0">
      <w:pPr>
        <w:numPr>
          <w:ilvl w:val="0"/>
          <w:numId w:val="42"/>
        </w:numPr>
        <w:ind w:left="720" w:hanging="360"/>
        <w:rPr/>
      </w:pPr>
      <w:r w:rsidDel="00000000" w:rsidR="00000000" w:rsidRPr="00000000">
        <w:rPr>
          <w:rtl w:val="0"/>
        </w:rPr>
        <w:t xml:space="preserve">Existen tests sobre emergencyBurn.</w:t>
      </w:r>
    </w:p>
    <w:p w:rsidR="00000000" w:rsidDel="00000000" w:rsidP="00000000" w:rsidRDefault="00000000" w:rsidRPr="00000000" w14:paraId="000001C1">
      <w:pPr>
        <w:numPr>
          <w:ilvl w:val="0"/>
          <w:numId w:val="42"/>
        </w:numPr>
        <w:ind w:left="720" w:hanging="360"/>
        <w:rPr/>
      </w:pPr>
      <w:r w:rsidDel="00000000" w:rsidR="00000000" w:rsidRPr="00000000">
        <w:rPr>
          <w:rtl w:val="0"/>
        </w:rPr>
        <w:t xml:space="preserve">Existen tests de fuzzing sobre mint.</w:t>
      </w:r>
    </w:p>
    <w:p w:rsidR="00000000" w:rsidDel="00000000" w:rsidP="00000000" w:rsidRDefault="00000000" w:rsidRPr="00000000" w14:paraId="000001C2">
      <w:pPr>
        <w:numPr>
          <w:ilvl w:val="0"/>
          <w:numId w:val="42"/>
        </w:numPr>
        <w:ind w:left="720" w:hanging="360"/>
        <w:rPr/>
      </w:pPr>
      <w:r w:rsidDel="00000000" w:rsidR="00000000" w:rsidRPr="00000000">
        <w:rPr>
          <w:rtl w:val="0"/>
        </w:rPr>
        <w:t xml:space="preserve">Existen tests de fuzzing sobre burn.</w:t>
      </w:r>
    </w:p>
    <w:p w:rsidR="00000000" w:rsidDel="00000000" w:rsidP="00000000" w:rsidRDefault="00000000" w:rsidRPr="00000000" w14:paraId="000001C3">
      <w:pPr>
        <w:numPr>
          <w:ilvl w:val="0"/>
          <w:numId w:val="42"/>
        </w:numPr>
        <w:ind w:left="720" w:hanging="360"/>
        <w:rPr/>
      </w:pPr>
      <w:r w:rsidDel="00000000" w:rsidR="00000000" w:rsidRPr="00000000">
        <w:rPr>
          <w:rtl w:val="0"/>
        </w:rPr>
        <w:t xml:space="preserve">Existen tests de fuzzing sobre pause.</w:t>
      </w:r>
    </w:p>
    <w:p w:rsidR="00000000" w:rsidDel="00000000" w:rsidP="00000000" w:rsidRDefault="00000000" w:rsidRPr="00000000" w14:paraId="000001C4">
      <w:pPr>
        <w:numPr>
          <w:ilvl w:val="0"/>
          <w:numId w:val="42"/>
        </w:numPr>
        <w:ind w:left="720" w:hanging="360"/>
        <w:rPr/>
      </w:pPr>
      <w:r w:rsidDel="00000000" w:rsidR="00000000" w:rsidRPr="00000000">
        <w:rPr>
          <w:rtl w:val="0"/>
        </w:rPr>
        <w:t xml:space="preserve">El CI ejecuta forge test.</w:t>
      </w:r>
    </w:p>
    <w:p w:rsidR="00000000" w:rsidDel="00000000" w:rsidP="00000000" w:rsidRDefault="00000000" w:rsidRPr="00000000" w14:paraId="000001C5">
      <w:pPr>
        <w:numPr>
          <w:ilvl w:val="0"/>
          <w:numId w:val="42"/>
        </w:numPr>
        <w:ind w:left="720" w:hanging="360"/>
        <w:rPr/>
      </w:pPr>
      <w:r w:rsidDel="00000000" w:rsidR="00000000" w:rsidRPr="00000000">
        <w:rPr>
          <w:rtl w:val="0"/>
        </w:rPr>
        <w:t xml:space="preserve">Los tests pasan correctamente en entorno local.</w:t>
      </w:r>
    </w:p>
    <w:p w:rsidR="00000000" w:rsidDel="00000000" w:rsidP="00000000" w:rsidRDefault="00000000" w:rsidRPr="00000000" w14:paraId="000001C6">
      <w:pPr>
        <w:numPr>
          <w:ilvl w:val="0"/>
          <w:numId w:val="42"/>
        </w:numPr>
        <w:ind w:left="720" w:hanging="360"/>
        <w:rPr/>
      </w:pPr>
      <w:r w:rsidDel="00000000" w:rsidR="00000000" w:rsidRPr="00000000">
        <w:rPr>
          <w:rtl w:val="0"/>
        </w:rPr>
        <w:t xml:space="preserve">Los tests pasan correctamente en GitHub Actions.</w:t>
      </w:r>
    </w:p>
    <w:p w:rsidR="00000000" w:rsidDel="00000000" w:rsidP="00000000" w:rsidRDefault="00000000" w:rsidRPr="00000000" w14:paraId="000001C7">
      <w:pPr>
        <w:spacing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C8">
      <w:pPr>
        <w:numPr>
          <w:ilvl w:val="0"/>
          <w:numId w:val="7"/>
        </w:numPr>
        <w:ind w:left="720" w:hanging="360"/>
        <w:rPr/>
      </w:pPr>
      <w:r w:rsidDel="00000000" w:rsidR="00000000" w:rsidRPr="00000000">
        <w:rPr>
          <w:rtl w:val="0"/>
        </w:rPr>
        <w:t xml:space="preserve">Revisar tests existentes del Sprint 1.</w:t>
      </w:r>
    </w:p>
    <w:p w:rsidR="00000000" w:rsidDel="00000000" w:rsidP="00000000" w:rsidRDefault="00000000" w:rsidRPr="00000000" w14:paraId="000001C9">
      <w:pPr>
        <w:numPr>
          <w:ilvl w:val="0"/>
          <w:numId w:val="7"/>
        </w:numPr>
        <w:ind w:left="720" w:hanging="360"/>
        <w:rPr/>
      </w:pPr>
      <w:r w:rsidDel="00000000" w:rsidR="00000000" w:rsidRPr="00000000">
        <w:rPr>
          <w:rtl w:val="0"/>
        </w:rPr>
        <w:t xml:space="preserve">Ampliar tests unitarios para nuevas funciones.</w:t>
      </w:r>
    </w:p>
    <w:p w:rsidR="00000000" w:rsidDel="00000000" w:rsidP="00000000" w:rsidRDefault="00000000" w:rsidRPr="00000000" w14:paraId="000001CA">
      <w:pPr>
        <w:numPr>
          <w:ilvl w:val="0"/>
          <w:numId w:val="7"/>
        </w:numPr>
        <w:ind w:left="720" w:hanging="360"/>
        <w:rPr/>
      </w:pPr>
      <w:r w:rsidDel="00000000" w:rsidR="00000000" w:rsidRPr="00000000">
        <w:rPr>
          <w:rtl w:val="0"/>
        </w:rPr>
        <w:t xml:space="preserve">Agregar tests de eventos.</w:t>
      </w:r>
    </w:p>
    <w:p w:rsidR="00000000" w:rsidDel="00000000" w:rsidP="00000000" w:rsidRDefault="00000000" w:rsidRPr="00000000" w14:paraId="000001CB">
      <w:pPr>
        <w:numPr>
          <w:ilvl w:val="0"/>
          <w:numId w:val="7"/>
        </w:numPr>
        <w:ind w:left="720" w:hanging="360"/>
        <w:rPr/>
      </w:pPr>
      <w:r w:rsidDel="00000000" w:rsidR="00000000" w:rsidRPr="00000000">
        <w:rPr>
          <w:rtl w:val="0"/>
        </w:rPr>
        <w:t xml:space="preserve">Agregar tests de permisos por rol.</w:t>
      </w:r>
    </w:p>
    <w:p w:rsidR="00000000" w:rsidDel="00000000" w:rsidP="00000000" w:rsidRDefault="00000000" w:rsidRPr="00000000" w14:paraId="000001CC">
      <w:pPr>
        <w:numPr>
          <w:ilvl w:val="0"/>
          <w:numId w:val="7"/>
        </w:numPr>
        <w:ind w:left="720" w:hanging="360"/>
        <w:rPr/>
      </w:pPr>
      <w:r w:rsidDel="00000000" w:rsidR="00000000" w:rsidRPr="00000000">
        <w:rPr>
          <w:rtl w:val="0"/>
        </w:rPr>
        <w:t xml:space="preserve">Agregar tests de reversión.</w:t>
      </w:r>
    </w:p>
    <w:p w:rsidR="00000000" w:rsidDel="00000000" w:rsidP="00000000" w:rsidRDefault="00000000" w:rsidRPr="00000000" w14:paraId="000001CD">
      <w:pPr>
        <w:numPr>
          <w:ilvl w:val="0"/>
          <w:numId w:val="7"/>
        </w:numPr>
        <w:ind w:left="720" w:hanging="360"/>
        <w:rPr/>
      </w:pPr>
      <w:r w:rsidDel="00000000" w:rsidR="00000000" w:rsidRPr="00000000">
        <w:rPr>
          <w:rtl w:val="0"/>
        </w:rPr>
        <w:t xml:space="preserve">Crear archivo de fuzzing.</w:t>
      </w:r>
    </w:p>
    <w:p w:rsidR="00000000" w:rsidDel="00000000" w:rsidP="00000000" w:rsidRDefault="00000000" w:rsidRPr="00000000" w14:paraId="000001CE">
      <w:pPr>
        <w:numPr>
          <w:ilvl w:val="0"/>
          <w:numId w:val="7"/>
        </w:numPr>
        <w:ind w:left="720" w:hanging="360"/>
        <w:rPr/>
      </w:pPr>
      <w:r w:rsidDel="00000000" w:rsidR="00000000" w:rsidRPr="00000000">
        <w:rPr>
          <w:rtl w:val="0"/>
        </w:rPr>
        <w:t xml:space="preserve">Implementar fuzzing sobre mint.</w:t>
      </w:r>
    </w:p>
    <w:p w:rsidR="00000000" w:rsidDel="00000000" w:rsidP="00000000" w:rsidRDefault="00000000" w:rsidRPr="00000000" w14:paraId="000001CF">
      <w:pPr>
        <w:numPr>
          <w:ilvl w:val="0"/>
          <w:numId w:val="7"/>
        </w:numPr>
        <w:ind w:left="720" w:hanging="360"/>
        <w:rPr/>
      </w:pPr>
      <w:r w:rsidDel="00000000" w:rsidR="00000000" w:rsidRPr="00000000">
        <w:rPr>
          <w:rtl w:val="0"/>
        </w:rPr>
        <w:t xml:space="preserve">Implementar fuzzing sobre burn.</w:t>
      </w:r>
    </w:p>
    <w:p w:rsidR="00000000" w:rsidDel="00000000" w:rsidP="00000000" w:rsidRDefault="00000000" w:rsidRPr="00000000" w14:paraId="000001D0">
      <w:pPr>
        <w:numPr>
          <w:ilvl w:val="0"/>
          <w:numId w:val="7"/>
        </w:numPr>
        <w:ind w:left="720" w:hanging="360"/>
        <w:rPr/>
      </w:pPr>
      <w:r w:rsidDel="00000000" w:rsidR="00000000" w:rsidRPr="00000000">
        <w:rPr>
          <w:rtl w:val="0"/>
        </w:rPr>
        <w:t xml:space="preserve">Implementar fuzzing sobre pause.</w:t>
      </w:r>
    </w:p>
    <w:p w:rsidR="00000000" w:rsidDel="00000000" w:rsidP="00000000" w:rsidRDefault="00000000" w:rsidRPr="00000000" w14:paraId="000001D1">
      <w:pPr>
        <w:numPr>
          <w:ilvl w:val="0"/>
          <w:numId w:val="7"/>
        </w:numPr>
        <w:ind w:left="720" w:hanging="360"/>
        <w:rPr/>
      </w:pPr>
      <w:r w:rsidDel="00000000" w:rsidR="00000000" w:rsidRPr="00000000">
        <w:rPr>
          <w:rtl w:val="0"/>
        </w:rPr>
        <w:t xml:space="preserve">Medir cobertura de funciones.</w:t>
      </w:r>
    </w:p>
    <w:p w:rsidR="00000000" w:rsidDel="00000000" w:rsidP="00000000" w:rsidRDefault="00000000" w:rsidRPr="00000000" w14:paraId="000001D2">
      <w:pPr>
        <w:numPr>
          <w:ilvl w:val="0"/>
          <w:numId w:val="7"/>
        </w:numPr>
        <w:ind w:left="720" w:hanging="360"/>
        <w:rPr/>
      </w:pPr>
      <w:r w:rsidDel="00000000" w:rsidR="00000000" w:rsidRPr="00000000">
        <w:rPr>
          <w:rtl w:val="0"/>
        </w:rPr>
        <w:t xml:space="preserve">Ajustar CI si corresponde.</w:t>
      </w:r>
    </w:p>
    <w:p w:rsidR="00000000" w:rsidDel="00000000" w:rsidP="00000000" w:rsidRDefault="00000000" w:rsidRPr="00000000" w14:paraId="000001D3">
      <w:pPr>
        <w:numPr>
          <w:ilvl w:val="0"/>
          <w:numId w:val="7"/>
        </w:numPr>
        <w:ind w:left="720" w:hanging="360"/>
        <w:rPr/>
      </w:pPr>
      <w:r w:rsidDel="00000000" w:rsidR="00000000" w:rsidRPr="00000000">
        <w:rPr>
          <w:rtl w:val="0"/>
        </w:rPr>
        <w:t xml:space="preserve">Ejecutar forge test.</w:t>
      </w:r>
    </w:p>
    <w:p w:rsidR="00000000" w:rsidDel="00000000" w:rsidP="00000000" w:rsidRDefault="00000000" w:rsidRPr="00000000" w14:paraId="000001D4">
      <w:pPr>
        <w:numPr>
          <w:ilvl w:val="0"/>
          <w:numId w:val="7"/>
        </w:numPr>
        <w:ind w:left="720" w:hanging="360"/>
        <w:rPr/>
      </w:pPr>
      <w:r w:rsidDel="00000000" w:rsidR="00000000" w:rsidRPr="00000000">
        <w:rPr>
          <w:rtl w:val="0"/>
        </w:rPr>
        <w:t xml:space="preserve">Documentar comandos de validación.</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Suite de pruebas ampliada en Foundry, con tests unitarios y fuzzing sobre funcionalidades críticas del contrato ECOToken, ejecutable localmente y desde CI. </w:t>
      </w:r>
    </w:p>
    <w:p w:rsidR="00000000" w:rsidDel="00000000" w:rsidP="00000000" w:rsidRDefault="00000000" w:rsidRPr="00000000" w14:paraId="000001D6">
      <w:pPr>
        <w:spacing w:after="240" w:before="240" w:lineRule="auto"/>
        <w:rPr>
          <w:b w:val="1"/>
          <w:bCs w:val="1"/>
        </w:rPr>
      </w:pPr>
      <w:r w:rsidDel="00000000" w:rsidR="00000000" w:rsidRPr="00000000">
        <w:rPr>
          <w:rtl w:val="0"/>
        </w:rPr>
      </w:r>
    </w:p>
    <w:p w:rsidR="00000000" w:rsidDel="00000000" w:rsidP="00000000" w:rsidRDefault="00000000" w:rsidRPr="00000000" w14:paraId="000001D7">
      <w:pPr>
        <w:spacing w:after="240" w:before="240" w:lineRule="auto"/>
        <w:rPr>
          <w:b w:val="1"/>
          <w:bCs w:val="1"/>
        </w:rPr>
      </w:pPr>
      <w:r w:rsidDel="00000000" w:rsidR="00000000" w:rsidRPr="00000000">
        <w:rPr>
          <w:rtl w:val="0"/>
        </w:rPr>
      </w:r>
    </w:p>
    <w:p w:rsidR="00000000" w:rsidDel="00000000" w:rsidP="00000000" w:rsidRDefault="00000000" w:rsidRPr="00000000" w14:paraId="000001D8">
      <w:pPr>
        <w:pStyle w:val="Heading2"/>
        <w:spacing w:after="240" w:before="240" w:lineRule="auto"/>
        <w:rPr/>
      </w:pPr>
      <w:bookmarkStart w:colFirst="0" w:colLast="0" w:name="_heading=h.q2gkz7n4ktxg" w:id="16"/>
      <w:bookmarkEnd w:id="16"/>
      <w:r w:rsidDel="00000000" w:rsidR="00000000" w:rsidRPr="00000000">
        <w:rPr>
          <w:rtl w:val="0"/>
        </w:rPr>
        <w:t xml:space="preserve">E2-HU08 – Despliegue y verificación en Sepolia </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el contrato desplegado y verificado en Sepolia para empezar a integrarlo desde backend. </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desplegar el contrato ECOToken en Sepolia testnet y verificarlo en Etherscan. Este despliegue permitirá contar con una dirección real de contrato en testnet para comenzar la integración backend-blockchain en próximos sprints.</w:t>
      </w:r>
    </w:p>
    <w:p w:rsidR="00000000" w:rsidDel="00000000" w:rsidP="00000000" w:rsidRDefault="00000000" w:rsidRPr="00000000" w14:paraId="000001DB">
      <w:pPr>
        <w:spacing w:after="240" w:before="240" w:lineRule="auto"/>
        <w:rPr/>
      </w:pPr>
      <w:r w:rsidDel="00000000" w:rsidR="00000000" w:rsidRPr="00000000">
        <w:rPr>
          <w:rtl w:val="0"/>
        </w:rPr>
        <w:t xml:space="preserve">El despliegue debe realizarse una vez que las pruebas del contrato hayan sido ejecutadas correctamente. La dirección del contrato y los datos relevantes del despliegue deben quedar documentados en /contracts/README.md o documentación técnica equivalente.</w:t>
      </w:r>
    </w:p>
    <w:p w:rsidR="00000000" w:rsidDel="00000000" w:rsidP="00000000" w:rsidRDefault="00000000" w:rsidRPr="00000000" w14:paraId="000001DC">
      <w:pPr>
        <w:spacing w:after="240" w:before="240" w:lineRule="auto"/>
        <w:rPr/>
      </w:pPr>
      <w:r w:rsidDel="00000000" w:rsidR="00000000" w:rsidRPr="00000000">
        <w:rPr>
          <w:rtl w:val="0"/>
        </w:rPr>
        <w:t xml:space="preserve">En este sprint no se realiza integración completa desde backend, pero sí se deja preparado el contrato en testnet como insumo para el trabajo posterior.</w:t>
      </w:r>
    </w:p>
    <w:p w:rsidR="00000000" w:rsidDel="00000000" w:rsidP="00000000" w:rsidRDefault="00000000" w:rsidRPr="00000000" w14:paraId="000001DD">
      <w:pPr>
        <w:spacing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DE">
      <w:pPr>
        <w:numPr>
          <w:ilvl w:val="0"/>
          <w:numId w:val="10"/>
        </w:numPr>
        <w:ind w:left="720" w:hanging="360"/>
        <w:rPr/>
      </w:pPr>
      <w:r w:rsidDel="00000000" w:rsidR="00000000" w:rsidRPr="00000000">
        <w:rPr>
          <w:rtl w:val="0"/>
        </w:rPr>
        <w:t xml:space="preserve">Contrato desplegado en Sepolia.</w:t>
      </w:r>
    </w:p>
    <w:p w:rsidR="00000000" w:rsidDel="00000000" w:rsidP="00000000" w:rsidRDefault="00000000" w:rsidRPr="00000000" w14:paraId="000001DF">
      <w:pPr>
        <w:numPr>
          <w:ilvl w:val="0"/>
          <w:numId w:val="10"/>
        </w:numPr>
        <w:ind w:left="720" w:hanging="360"/>
        <w:rPr/>
      </w:pPr>
      <w:r w:rsidDel="00000000" w:rsidR="00000000" w:rsidRPr="00000000">
        <w:rPr>
          <w:rtl w:val="0"/>
        </w:rPr>
        <w:t xml:space="preserve">Contrato verificado en Etherscan.</w:t>
      </w:r>
    </w:p>
    <w:p w:rsidR="00000000" w:rsidDel="00000000" w:rsidP="00000000" w:rsidRDefault="00000000" w:rsidRPr="00000000" w14:paraId="000001E0">
      <w:pPr>
        <w:numPr>
          <w:ilvl w:val="0"/>
          <w:numId w:val="10"/>
        </w:numPr>
        <w:ind w:left="720" w:hanging="360"/>
        <w:rPr/>
      </w:pPr>
      <w:r w:rsidDel="00000000" w:rsidR="00000000" w:rsidRPr="00000000">
        <w:rPr>
          <w:rtl w:val="0"/>
        </w:rPr>
        <w:t xml:space="preserve">Dirección documentada en /contracts/README.md.</w:t>
      </w:r>
    </w:p>
    <w:p w:rsidR="00000000" w:rsidDel="00000000" w:rsidP="00000000" w:rsidRDefault="00000000" w:rsidRPr="00000000" w14:paraId="000001E1">
      <w:pPr>
        <w:numPr>
          <w:ilvl w:val="0"/>
          <w:numId w:val="10"/>
        </w:numPr>
        <w:ind w:left="720" w:hanging="360"/>
        <w:rPr/>
      </w:pPr>
      <w:r w:rsidDel="00000000" w:rsidR="00000000" w:rsidRPr="00000000">
        <w:rPr>
          <w:rtl w:val="0"/>
        </w:rPr>
        <w:t xml:space="preserve">Red utilizada documentada como Sepolia testnet.</w:t>
      </w:r>
    </w:p>
    <w:p w:rsidR="00000000" w:rsidDel="00000000" w:rsidP="00000000" w:rsidRDefault="00000000" w:rsidRPr="00000000" w14:paraId="000001E2">
      <w:pPr>
        <w:numPr>
          <w:ilvl w:val="0"/>
          <w:numId w:val="10"/>
        </w:numPr>
        <w:ind w:left="720" w:hanging="360"/>
        <w:rPr/>
      </w:pPr>
      <w:r w:rsidDel="00000000" w:rsidR="00000000" w:rsidRPr="00000000">
        <w:rPr>
          <w:rtl w:val="0"/>
        </w:rPr>
        <w:t xml:space="preserve">Se documenta la cuenta o rol utilizado para el despliegue.</w:t>
      </w:r>
    </w:p>
    <w:p w:rsidR="00000000" w:rsidDel="00000000" w:rsidP="00000000" w:rsidRDefault="00000000" w:rsidRPr="00000000" w14:paraId="000001E3">
      <w:pPr>
        <w:numPr>
          <w:ilvl w:val="0"/>
          <w:numId w:val="10"/>
        </w:numPr>
        <w:ind w:left="720" w:hanging="360"/>
        <w:rPr/>
      </w:pPr>
      <w:r w:rsidDel="00000000" w:rsidR="00000000" w:rsidRPr="00000000">
        <w:rPr>
          <w:rtl w:val="0"/>
        </w:rPr>
        <w:t xml:space="preserve">Se documentan comandos principales de despliegue.</w:t>
      </w:r>
    </w:p>
    <w:p w:rsidR="00000000" w:rsidDel="00000000" w:rsidP="00000000" w:rsidRDefault="00000000" w:rsidRPr="00000000" w14:paraId="000001E4">
      <w:pPr>
        <w:numPr>
          <w:ilvl w:val="0"/>
          <w:numId w:val="10"/>
        </w:numPr>
        <w:ind w:left="720" w:hanging="360"/>
        <w:rPr/>
      </w:pPr>
      <w:r w:rsidDel="00000000" w:rsidR="00000000" w:rsidRPr="00000000">
        <w:rPr>
          <w:rtl w:val="0"/>
        </w:rPr>
        <w:t xml:space="preserve">Se documenta link de Etherscan.</w:t>
      </w:r>
    </w:p>
    <w:p w:rsidR="00000000" w:rsidDel="00000000" w:rsidP="00000000" w:rsidRDefault="00000000" w:rsidRPr="00000000" w14:paraId="000001E5">
      <w:pPr>
        <w:numPr>
          <w:ilvl w:val="0"/>
          <w:numId w:val="10"/>
        </w:numPr>
        <w:ind w:left="720" w:hanging="360"/>
        <w:rPr/>
      </w:pPr>
      <w:r w:rsidDel="00000000" w:rsidR="00000000" w:rsidRPr="00000000">
        <w:rPr>
          <w:rtl w:val="0"/>
        </w:rPr>
        <w:t xml:space="preserve">Se valida que el contrato desplegado corresponde a la versión testeada.</w:t>
      </w:r>
    </w:p>
    <w:p w:rsidR="00000000" w:rsidDel="00000000" w:rsidP="00000000" w:rsidRDefault="00000000" w:rsidRPr="00000000" w14:paraId="000001E6">
      <w:pPr>
        <w:numPr>
          <w:ilvl w:val="0"/>
          <w:numId w:val="10"/>
        </w:numPr>
        <w:ind w:left="720" w:hanging="360"/>
        <w:rPr/>
      </w:pPr>
      <w:r w:rsidDel="00000000" w:rsidR="00000000" w:rsidRPr="00000000">
        <w:rPr>
          <w:rtl w:val="0"/>
        </w:rPr>
        <w:t xml:space="preserve">No se exponen claves privadas ni secretos en el repositorio.</w:t>
      </w:r>
    </w:p>
    <w:p w:rsidR="00000000" w:rsidDel="00000000" w:rsidP="00000000" w:rsidRDefault="00000000" w:rsidRPr="00000000" w14:paraId="000001E7">
      <w:pPr>
        <w:spacing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E8">
      <w:pPr>
        <w:numPr>
          <w:ilvl w:val="0"/>
          <w:numId w:val="39"/>
        </w:numPr>
        <w:ind w:left="720" w:hanging="360"/>
        <w:rPr/>
      </w:pPr>
      <w:r w:rsidDel="00000000" w:rsidR="00000000" w:rsidRPr="00000000">
        <w:rPr>
          <w:rtl w:val="0"/>
        </w:rPr>
        <w:t xml:space="preserve">Revisar configuración de red Sepolia.</w:t>
      </w:r>
    </w:p>
    <w:p w:rsidR="00000000" w:rsidDel="00000000" w:rsidP="00000000" w:rsidRDefault="00000000" w:rsidRPr="00000000" w14:paraId="000001E9">
      <w:pPr>
        <w:numPr>
          <w:ilvl w:val="0"/>
          <w:numId w:val="39"/>
        </w:numPr>
        <w:ind w:left="720" w:hanging="360"/>
        <w:rPr/>
      </w:pPr>
      <w:r w:rsidDel="00000000" w:rsidR="00000000" w:rsidRPr="00000000">
        <w:rPr>
          <w:rtl w:val="0"/>
        </w:rPr>
        <w:t xml:space="preserve">Configurar variables de entorno necesarias.</w:t>
      </w:r>
    </w:p>
    <w:p w:rsidR="00000000" w:rsidDel="00000000" w:rsidP="00000000" w:rsidRDefault="00000000" w:rsidRPr="00000000" w14:paraId="000001EA">
      <w:pPr>
        <w:numPr>
          <w:ilvl w:val="0"/>
          <w:numId w:val="39"/>
        </w:numPr>
        <w:ind w:left="720" w:hanging="360"/>
        <w:rPr/>
      </w:pPr>
      <w:r w:rsidDel="00000000" w:rsidR="00000000" w:rsidRPr="00000000">
        <w:rPr>
          <w:rtl w:val="0"/>
        </w:rPr>
        <w:t xml:space="preserve">Validar RPC y API Key de Etherscan.</w:t>
      </w:r>
    </w:p>
    <w:p w:rsidR="00000000" w:rsidDel="00000000" w:rsidP="00000000" w:rsidRDefault="00000000" w:rsidRPr="00000000" w14:paraId="000001EB">
      <w:pPr>
        <w:numPr>
          <w:ilvl w:val="0"/>
          <w:numId w:val="39"/>
        </w:numPr>
        <w:ind w:left="720" w:hanging="360"/>
        <w:rPr/>
      </w:pPr>
      <w:r w:rsidDel="00000000" w:rsidR="00000000" w:rsidRPr="00000000">
        <w:rPr>
          <w:rtl w:val="0"/>
        </w:rPr>
        <w:t xml:space="preserve">Ejecutar tests antes del deploy.</w:t>
      </w:r>
    </w:p>
    <w:p w:rsidR="00000000" w:rsidDel="00000000" w:rsidP="00000000" w:rsidRDefault="00000000" w:rsidRPr="00000000" w14:paraId="000001EC">
      <w:pPr>
        <w:numPr>
          <w:ilvl w:val="0"/>
          <w:numId w:val="39"/>
        </w:numPr>
        <w:ind w:left="720" w:hanging="360"/>
        <w:rPr/>
      </w:pPr>
      <w:r w:rsidDel="00000000" w:rsidR="00000000" w:rsidRPr="00000000">
        <w:rPr>
          <w:rtl w:val="0"/>
        </w:rPr>
        <w:t xml:space="preserve">Ejecutar script de despliegue.</w:t>
      </w:r>
    </w:p>
    <w:p w:rsidR="00000000" w:rsidDel="00000000" w:rsidP="00000000" w:rsidRDefault="00000000" w:rsidRPr="00000000" w14:paraId="000001ED">
      <w:pPr>
        <w:numPr>
          <w:ilvl w:val="0"/>
          <w:numId w:val="39"/>
        </w:numPr>
        <w:ind w:left="720" w:hanging="360"/>
        <w:rPr/>
      </w:pPr>
      <w:r w:rsidDel="00000000" w:rsidR="00000000" w:rsidRPr="00000000">
        <w:rPr>
          <w:rtl w:val="0"/>
        </w:rPr>
        <w:t xml:space="preserve">Verificar contrato en Etherscan.</w:t>
      </w:r>
    </w:p>
    <w:p w:rsidR="00000000" w:rsidDel="00000000" w:rsidP="00000000" w:rsidRDefault="00000000" w:rsidRPr="00000000" w14:paraId="000001EE">
      <w:pPr>
        <w:numPr>
          <w:ilvl w:val="0"/>
          <w:numId w:val="39"/>
        </w:numPr>
        <w:ind w:left="720" w:hanging="360"/>
        <w:rPr/>
      </w:pPr>
      <w:r w:rsidDel="00000000" w:rsidR="00000000" w:rsidRPr="00000000">
        <w:rPr>
          <w:rtl w:val="0"/>
        </w:rPr>
        <w:t xml:space="preserve">Registrar dirección del contrato.</w:t>
      </w:r>
    </w:p>
    <w:p w:rsidR="00000000" w:rsidDel="00000000" w:rsidP="00000000" w:rsidRDefault="00000000" w:rsidRPr="00000000" w14:paraId="000001EF">
      <w:pPr>
        <w:numPr>
          <w:ilvl w:val="0"/>
          <w:numId w:val="39"/>
        </w:numPr>
        <w:ind w:left="720" w:hanging="360"/>
        <w:rPr/>
      </w:pPr>
      <w:r w:rsidDel="00000000" w:rsidR="00000000" w:rsidRPr="00000000">
        <w:rPr>
          <w:rtl w:val="0"/>
        </w:rPr>
        <w:t xml:space="preserve">Actualizar /contracts/README.md.</w:t>
      </w:r>
    </w:p>
    <w:p w:rsidR="00000000" w:rsidDel="00000000" w:rsidP="00000000" w:rsidRDefault="00000000" w:rsidRPr="00000000" w14:paraId="000001F0">
      <w:pPr>
        <w:numPr>
          <w:ilvl w:val="0"/>
          <w:numId w:val="39"/>
        </w:numPr>
        <w:ind w:left="720" w:hanging="360"/>
        <w:rPr/>
      </w:pPr>
      <w:r w:rsidDel="00000000" w:rsidR="00000000" w:rsidRPr="00000000">
        <w:rPr>
          <w:rtl w:val="0"/>
        </w:rPr>
        <w:t xml:space="preserve">Validar que no se hayan subido secretos.</w:t>
      </w:r>
    </w:p>
    <w:p w:rsidR="00000000" w:rsidDel="00000000" w:rsidP="00000000" w:rsidRDefault="00000000" w:rsidRPr="00000000" w14:paraId="000001F1">
      <w:pPr>
        <w:numPr>
          <w:ilvl w:val="0"/>
          <w:numId w:val="39"/>
        </w:numPr>
        <w:ind w:left="720" w:hanging="360"/>
        <w:rPr/>
      </w:pPr>
      <w:r w:rsidDel="00000000" w:rsidR="00000000" w:rsidRPr="00000000">
        <w:rPr>
          <w:rtl w:val="0"/>
        </w:rPr>
        <w:t xml:space="preserve">Documentar procedimiento.</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Contrato ECOToken desplegado y verificado en Sepolia, con dirección y procedimiento documentados para su futura integración desde backend. </w:t>
      </w:r>
    </w:p>
    <w:p w:rsidR="00000000" w:rsidDel="00000000" w:rsidP="00000000" w:rsidRDefault="00000000" w:rsidRPr="00000000" w14:paraId="000001F3">
      <w:pPr>
        <w:pStyle w:val="Heading2"/>
        <w:rPr/>
      </w:pPr>
      <w:bookmarkStart w:colFirst="0" w:colLast="0" w:name="_heading=h.jt87e1idfyph" w:id="17"/>
      <w:bookmarkEnd w:id="17"/>
      <w:r w:rsidDel="00000000" w:rsidR="00000000" w:rsidRPr="00000000">
        <w:rPr>
          <w:rtl w:val="0"/>
        </w:rPr>
        <w:t xml:space="preserve">E1-HU07 – Docker Compose para servicios locales mínimos </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Docker Compose para levantar Postgres + servicios locales con un comando, para acelerar el onboarding. </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mejorar la configuración de infraestructura local para que el equipo pueda levantar los servicios mínimos del proyecto con un único comando. El objetivo es reducir fricción de instalación, facilitar el onboarding de integrantes y disminuir errores de configuración entre entornos locales.</w:t>
      </w:r>
    </w:p>
    <w:p w:rsidR="00000000" w:rsidDel="00000000" w:rsidP="00000000" w:rsidRDefault="00000000" w:rsidRPr="00000000" w14:paraId="000001F6">
      <w:pPr>
        <w:spacing w:after="240" w:before="240" w:lineRule="auto"/>
        <w:rPr/>
      </w:pPr>
      <w:r w:rsidDel="00000000" w:rsidR="00000000" w:rsidRPr="00000000">
        <w:rPr>
          <w:rtl w:val="0"/>
        </w:rPr>
        <w:t xml:space="preserve">En Sprint 1 ya se preparó una base de infraestructura. En Sprint 2 se busca extender o consolidar Docker Compose para levantar PostgreSQL y los servicios mínimos necesarios para el desarrollo local, documentando las variables requeridas en .env.example.</w:t>
      </w:r>
    </w:p>
    <w:p w:rsidR="00000000" w:rsidDel="00000000" w:rsidP="00000000" w:rsidRDefault="00000000" w:rsidRPr="00000000" w14:paraId="000001F7">
      <w:pPr>
        <w:spacing w:after="240" w:before="240" w:lineRule="auto"/>
        <w:rPr/>
      </w:pPr>
      <w:r w:rsidDel="00000000" w:rsidR="00000000" w:rsidRPr="00000000">
        <w:rPr>
          <w:rtl w:val="0"/>
        </w:rPr>
        <w:t xml:space="preserve">Esta historia no implica despliegue productivo ni configuración final de infraestructura en cloud. Su alcance se limita al entorno local de desarrollo.</w:t>
      </w:r>
    </w:p>
    <w:p w:rsidR="00000000" w:rsidDel="00000000" w:rsidP="00000000" w:rsidRDefault="00000000" w:rsidRPr="00000000" w14:paraId="000001F8">
      <w:pPr>
        <w:spacing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F9">
      <w:pPr>
        <w:numPr>
          <w:ilvl w:val="0"/>
          <w:numId w:val="2"/>
        </w:numPr>
        <w:ind w:left="720" w:hanging="360"/>
        <w:rPr/>
      </w:pPr>
      <w:r w:rsidDel="00000000" w:rsidR="00000000" w:rsidRPr="00000000">
        <w:rPr>
          <w:rtl w:val="0"/>
        </w:rPr>
        <w:t xml:space="preserve">docker compose up levanta PostgreSQL.</w:t>
      </w:r>
    </w:p>
    <w:p w:rsidR="00000000" w:rsidDel="00000000" w:rsidP="00000000" w:rsidRDefault="00000000" w:rsidRPr="00000000" w14:paraId="000001FA">
      <w:pPr>
        <w:numPr>
          <w:ilvl w:val="0"/>
          <w:numId w:val="2"/>
        </w:numPr>
        <w:ind w:left="720" w:hanging="360"/>
        <w:rPr/>
      </w:pPr>
      <w:r w:rsidDel="00000000" w:rsidR="00000000" w:rsidRPr="00000000">
        <w:rPr>
          <w:rtl w:val="0"/>
        </w:rPr>
        <w:t xml:space="preserve">docker compose up levanta servicios locales mínimos definidos por el equipo.</w:t>
      </w:r>
    </w:p>
    <w:p w:rsidR="00000000" w:rsidDel="00000000" w:rsidP="00000000" w:rsidRDefault="00000000" w:rsidRPr="00000000" w14:paraId="000001FB">
      <w:pPr>
        <w:numPr>
          <w:ilvl w:val="0"/>
          <w:numId w:val="2"/>
        </w:numPr>
        <w:ind w:left="720" w:hanging="360"/>
        <w:rPr/>
      </w:pPr>
      <w:r w:rsidDel="00000000" w:rsidR="00000000" w:rsidRPr="00000000">
        <w:rPr>
          <w:rtl w:val="0"/>
        </w:rPr>
        <w:t xml:space="preserve">Las variables necesarias quedan documentadas en .env.example.</w:t>
      </w:r>
    </w:p>
    <w:p w:rsidR="00000000" w:rsidDel="00000000" w:rsidP="00000000" w:rsidRDefault="00000000" w:rsidRPr="00000000" w14:paraId="000001FC">
      <w:pPr>
        <w:numPr>
          <w:ilvl w:val="0"/>
          <w:numId w:val="2"/>
        </w:numPr>
        <w:ind w:left="720" w:hanging="360"/>
        <w:rPr/>
      </w:pPr>
      <w:r w:rsidDel="00000000" w:rsidR="00000000" w:rsidRPr="00000000">
        <w:rPr>
          <w:rtl w:val="0"/>
        </w:rPr>
        <w:t xml:space="preserve">La configuración no expone secretos reales.</w:t>
      </w:r>
    </w:p>
    <w:p w:rsidR="00000000" w:rsidDel="00000000" w:rsidP="00000000" w:rsidRDefault="00000000" w:rsidRPr="00000000" w14:paraId="000001FD">
      <w:pPr>
        <w:numPr>
          <w:ilvl w:val="0"/>
          <w:numId w:val="2"/>
        </w:numPr>
        <w:ind w:left="720" w:hanging="360"/>
        <w:rPr/>
      </w:pPr>
      <w:r w:rsidDel="00000000" w:rsidR="00000000" w:rsidRPr="00000000">
        <w:rPr>
          <w:rtl w:val="0"/>
        </w:rPr>
        <w:t xml:space="preserve">Existe documentación de ejecución local.</w:t>
      </w:r>
    </w:p>
    <w:p w:rsidR="00000000" w:rsidDel="00000000" w:rsidP="00000000" w:rsidRDefault="00000000" w:rsidRPr="00000000" w14:paraId="000001FE">
      <w:pPr>
        <w:numPr>
          <w:ilvl w:val="0"/>
          <w:numId w:val="2"/>
        </w:numPr>
        <w:ind w:left="720" w:hanging="360"/>
        <w:rPr/>
      </w:pPr>
      <w:r w:rsidDel="00000000" w:rsidR="00000000" w:rsidRPr="00000000">
        <w:rPr>
          <w:rtl w:val="0"/>
        </w:rPr>
        <w:t xml:space="preserve">El entorno puede ser levantado por otro integrante siguiendo la documentación.</w:t>
      </w:r>
    </w:p>
    <w:p w:rsidR="00000000" w:rsidDel="00000000" w:rsidP="00000000" w:rsidRDefault="00000000" w:rsidRPr="00000000" w14:paraId="000001FF">
      <w:pPr>
        <w:numPr>
          <w:ilvl w:val="0"/>
          <w:numId w:val="2"/>
        </w:numPr>
        <w:ind w:left="720" w:hanging="360"/>
        <w:rPr/>
      </w:pPr>
      <w:r w:rsidDel="00000000" w:rsidR="00000000" w:rsidRPr="00000000">
        <w:rPr>
          <w:rtl w:val="0"/>
        </w:rPr>
        <w:t xml:space="preserve">Se documentan puertos utilizados.</w:t>
      </w:r>
    </w:p>
    <w:p w:rsidR="00000000" w:rsidDel="00000000" w:rsidP="00000000" w:rsidRDefault="00000000" w:rsidRPr="00000000" w14:paraId="00000200">
      <w:pPr>
        <w:numPr>
          <w:ilvl w:val="0"/>
          <w:numId w:val="2"/>
        </w:numPr>
        <w:ind w:left="720" w:hanging="360"/>
        <w:rPr/>
      </w:pPr>
      <w:r w:rsidDel="00000000" w:rsidR="00000000" w:rsidRPr="00000000">
        <w:rPr>
          <w:rtl w:val="0"/>
        </w:rPr>
        <w:t xml:space="preserve">Se documentan dependencias y requisitos mínimos.</w:t>
      </w:r>
    </w:p>
    <w:p w:rsidR="00000000" w:rsidDel="00000000" w:rsidP="00000000" w:rsidRDefault="00000000" w:rsidRPr="00000000" w14:paraId="00000201">
      <w:pPr>
        <w:numPr>
          <w:ilvl w:val="0"/>
          <w:numId w:val="2"/>
        </w:numPr>
        <w:ind w:left="720" w:hanging="360"/>
        <w:rPr/>
      </w:pPr>
      <w:r w:rsidDel="00000000" w:rsidR="00000000" w:rsidRPr="00000000">
        <w:rPr>
          <w:rtl w:val="0"/>
        </w:rPr>
        <w:t xml:space="preserve">Se valida que los servicios queden operativos.</w:t>
      </w:r>
    </w:p>
    <w:p w:rsidR="00000000" w:rsidDel="00000000" w:rsidP="00000000" w:rsidRDefault="00000000" w:rsidRPr="00000000" w14:paraId="00000202">
      <w:pPr>
        <w:spacing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203">
      <w:pPr>
        <w:numPr>
          <w:ilvl w:val="0"/>
          <w:numId w:val="5"/>
        </w:numPr>
        <w:ind w:left="720" w:hanging="360"/>
        <w:rPr/>
      </w:pPr>
      <w:r w:rsidDel="00000000" w:rsidR="00000000" w:rsidRPr="00000000">
        <w:rPr>
          <w:rtl w:val="0"/>
        </w:rPr>
        <w:t xml:space="preserve">Revisar docker-compose.yml existente.</w:t>
      </w:r>
    </w:p>
    <w:p w:rsidR="00000000" w:rsidDel="00000000" w:rsidP="00000000" w:rsidRDefault="00000000" w:rsidRPr="00000000" w14:paraId="00000204">
      <w:pPr>
        <w:numPr>
          <w:ilvl w:val="0"/>
          <w:numId w:val="5"/>
        </w:numPr>
        <w:ind w:left="720" w:hanging="360"/>
        <w:rPr/>
      </w:pPr>
      <w:r w:rsidDel="00000000" w:rsidR="00000000" w:rsidRPr="00000000">
        <w:rPr>
          <w:rtl w:val="0"/>
        </w:rPr>
        <w:t xml:space="preserve">Definir servicios mínimos a levantar en entorno local.</w:t>
      </w:r>
    </w:p>
    <w:p w:rsidR="00000000" w:rsidDel="00000000" w:rsidP="00000000" w:rsidRDefault="00000000" w:rsidRPr="00000000" w14:paraId="00000205">
      <w:pPr>
        <w:numPr>
          <w:ilvl w:val="0"/>
          <w:numId w:val="5"/>
        </w:numPr>
        <w:ind w:left="720" w:hanging="360"/>
        <w:rPr/>
      </w:pPr>
      <w:r w:rsidDel="00000000" w:rsidR="00000000" w:rsidRPr="00000000">
        <w:rPr>
          <w:rtl w:val="0"/>
        </w:rPr>
        <w:t xml:space="preserve">Configurar PostgreSQL.</w:t>
      </w:r>
    </w:p>
    <w:p w:rsidR="00000000" w:rsidDel="00000000" w:rsidP="00000000" w:rsidRDefault="00000000" w:rsidRPr="00000000" w14:paraId="00000206">
      <w:pPr>
        <w:numPr>
          <w:ilvl w:val="0"/>
          <w:numId w:val="5"/>
        </w:numPr>
        <w:ind w:left="720" w:hanging="360"/>
        <w:rPr/>
      </w:pPr>
      <w:r w:rsidDel="00000000" w:rsidR="00000000" w:rsidRPr="00000000">
        <w:rPr>
          <w:rtl w:val="0"/>
        </w:rPr>
        <w:t xml:space="preserve">Configurar backend si corresponde al alcance técnico.</w:t>
      </w:r>
    </w:p>
    <w:p w:rsidR="00000000" w:rsidDel="00000000" w:rsidP="00000000" w:rsidRDefault="00000000" w:rsidRPr="00000000" w14:paraId="00000207">
      <w:pPr>
        <w:numPr>
          <w:ilvl w:val="0"/>
          <w:numId w:val="5"/>
        </w:numPr>
        <w:ind w:left="720" w:hanging="360"/>
        <w:rPr/>
      </w:pPr>
      <w:r w:rsidDel="00000000" w:rsidR="00000000" w:rsidRPr="00000000">
        <w:rPr>
          <w:rtl w:val="0"/>
        </w:rPr>
        <w:t xml:space="preserve">Configurar frontend si corresponde al alcance técnico.</w:t>
      </w:r>
    </w:p>
    <w:p w:rsidR="00000000" w:rsidDel="00000000" w:rsidP="00000000" w:rsidRDefault="00000000" w:rsidRPr="00000000" w14:paraId="00000208">
      <w:pPr>
        <w:numPr>
          <w:ilvl w:val="0"/>
          <w:numId w:val="5"/>
        </w:numPr>
        <w:ind w:left="720" w:hanging="360"/>
        <w:rPr/>
      </w:pPr>
      <w:r w:rsidDel="00000000" w:rsidR="00000000" w:rsidRPr="00000000">
        <w:rPr>
          <w:rtl w:val="0"/>
        </w:rPr>
        <w:t xml:space="preserve">Validar dependencias entre servicios.</w:t>
      </w:r>
    </w:p>
    <w:p w:rsidR="00000000" w:rsidDel="00000000" w:rsidP="00000000" w:rsidRDefault="00000000" w:rsidRPr="00000000" w14:paraId="00000209">
      <w:pPr>
        <w:numPr>
          <w:ilvl w:val="0"/>
          <w:numId w:val="5"/>
        </w:numPr>
        <w:ind w:left="720" w:hanging="360"/>
        <w:rPr/>
      </w:pPr>
      <w:r w:rsidDel="00000000" w:rsidR="00000000" w:rsidRPr="00000000">
        <w:rPr>
          <w:rtl w:val="0"/>
        </w:rPr>
        <w:t xml:space="preserve">Actualizar .env.example.</w:t>
      </w:r>
    </w:p>
    <w:p w:rsidR="00000000" w:rsidDel="00000000" w:rsidP="00000000" w:rsidRDefault="00000000" w:rsidRPr="00000000" w14:paraId="0000020A">
      <w:pPr>
        <w:numPr>
          <w:ilvl w:val="0"/>
          <w:numId w:val="5"/>
        </w:numPr>
        <w:ind w:left="720" w:hanging="360"/>
        <w:rPr/>
      </w:pPr>
      <w:r w:rsidDel="00000000" w:rsidR="00000000" w:rsidRPr="00000000">
        <w:rPr>
          <w:rtl w:val="0"/>
        </w:rPr>
        <w:t xml:space="preserve">Documentar comandos de uso.</w:t>
      </w:r>
    </w:p>
    <w:p w:rsidR="00000000" w:rsidDel="00000000" w:rsidP="00000000" w:rsidRDefault="00000000" w:rsidRPr="00000000" w14:paraId="0000020B">
      <w:pPr>
        <w:numPr>
          <w:ilvl w:val="0"/>
          <w:numId w:val="5"/>
        </w:numPr>
        <w:ind w:left="720" w:hanging="360"/>
        <w:rPr/>
      </w:pPr>
      <w:r w:rsidDel="00000000" w:rsidR="00000000" w:rsidRPr="00000000">
        <w:rPr>
          <w:rtl w:val="0"/>
        </w:rPr>
        <w:t xml:space="preserve">Probar docker compose up.</w:t>
      </w:r>
    </w:p>
    <w:p w:rsidR="00000000" w:rsidDel="00000000" w:rsidP="00000000" w:rsidRDefault="00000000" w:rsidRPr="00000000" w14:paraId="0000020C">
      <w:pPr>
        <w:numPr>
          <w:ilvl w:val="0"/>
          <w:numId w:val="5"/>
        </w:numPr>
        <w:ind w:left="720" w:hanging="360"/>
        <w:rPr/>
      </w:pPr>
      <w:r w:rsidDel="00000000" w:rsidR="00000000" w:rsidRPr="00000000">
        <w:rPr>
          <w:rtl w:val="0"/>
        </w:rPr>
        <w:t xml:space="preserve">Corregir errores de configuración.</w:t>
      </w:r>
    </w:p>
    <w:p w:rsidR="00000000" w:rsidDel="00000000" w:rsidP="00000000" w:rsidRDefault="00000000" w:rsidRPr="00000000" w14:paraId="0000020D">
      <w:pPr>
        <w:numPr>
          <w:ilvl w:val="0"/>
          <w:numId w:val="5"/>
        </w:numPr>
        <w:ind w:left="720" w:hanging="360"/>
        <w:rPr/>
      </w:pPr>
      <w:r w:rsidDel="00000000" w:rsidR="00000000" w:rsidRPr="00000000">
        <w:rPr>
          <w:rtl w:val="0"/>
        </w:rPr>
        <w:t xml:space="preserve">Documentar consideraciones de uso local.</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Archivo Docker Compose funcional y documentado para levantar PostgreSQL y servicios locales mínimos del proyecto con un único comando. </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pStyle w:val="Heading1"/>
        <w:rPr/>
      </w:pPr>
      <w:bookmarkStart w:colFirst="0" w:colLast="0" w:name="_heading=h.797da45u8usx" w:id="18"/>
      <w:bookmarkEnd w:id="18"/>
      <w:r w:rsidDel="00000000" w:rsidR="00000000" w:rsidRPr="00000000">
        <w:rPr>
          <w:rtl w:val="0"/>
        </w:rPr>
        <w:t xml:space="preserve">Documentación del producto</w:t>
      </w:r>
    </w:p>
    <w:p w:rsidR="00000000" w:rsidDel="00000000" w:rsidP="00000000" w:rsidRDefault="00000000" w:rsidRPr="00000000" w14:paraId="00000211">
      <w:pPr>
        <w:spacing w:after="240" w:before="240" w:lineRule="auto"/>
        <w:rPr/>
      </w:pPr>
      <w:r w:rsidDel="00000000" w:rsidR="00000000" w:rsidRPr="00000000">
        <w:rPr>
          <w:rtl w:val="0"/>
        </w:rPr>
        <w:t xml:space="preserve">Durante el Sprint 2 se evolucionó la base técnica del producto EcoToken, priorizando funcionalidades vinculadas a la capa blockchain, seguridad operativa del contrato, pruebas automatizadas, despliegue en red de prueba y mejora del entorno local de desarrollo.</w:t>
      </w:r>
    </w:p>
    <w:p w:rsidR="00000000" w:rsidDel="00000000" w:rsidP="00000000" w:rsidRDefault="00000000" w:rsidRPr="00000000" w14:paraId="00000212">
      <w:pPr>
        <w:spacing w:after="240" w:before="240" w:lineRule="auto"/>
        <w:rPr/>
      </w:pPr>
      <w:r w:rsidDel="00000000" w:rsidR="00000000" w:rsidRPr="00000000">
        <w:rPr>
          <w:rtl w:val="0"/>
        </w:rPr>
        <w:t xml:space="preserve">A diferencia del Sprint 1, cuyo objetivo principal fue establecer la foundation técnica inicial, en este sprint se avanzó sobre una versión más operativa del contrato ECOToken. El incremento obtenido incorpora mecanismos de emisión controlada de puntos ECO, trazabilidad de material y peso, pausa/despausa del contrato, quema de emergencia, suite de tests unitarios y fuzzing, verificación en Sepolia y configuración de Docker Compose para servicios locales mínimos.</w:t>
      </w:r>
    </w:p>
    <w:p w:rsidR="00000000" w:rsidDel="00000000" w:rsidP="00000000" w:rsidRDefault="00000000" w:rsidRPr="00000000" w14:paraId="00000213">
      <w:pPr>
        <w:spacing w:after="240" w:before="240" w:lineRule="auto"/>
        <w:rPr/>
      </w:pPr>
      <w:r w:rsidDel="00000000" w:rsidR="00000000" w:rsidRPr="00000000">
        <w:rPr>
          <w:rtl w:val="0"/>
        </w:rPr>
        <w:t xml:space="preserve">En particular, se completaron las historias:</w:t>
      </w:r>
    </w:p>
    <w:p w:rsidR="00000000" w:rsidDel="00000000" w:rsidP="00000000" w:rsidRDefault="00000000" w:rsidRPr="00000000" w14:paraId="00000214">
      <w:pPr>
        <w:numPr>
          <w:ilvl w:val="0"/>
          <w:numId w:val="31"/>
        </w:numPr>
        <w:spacing w:before="240" w:lineRule="auto"/>
        <w:ind w:left="720" w:hanging="360"/>
        <w:rPr/>
      </w:pPr>
      <w:r w:rsidDel="00000000" w:rsidR="00000000" w:rsidRPr="00000000">
        <w:rPr>
          <w:rtl w:val="0"/>
        </w:rPr>
        <w:t xml:space="preserve">E2-HU02 – Mint de puntos ECO por material reciclado.</w:t>
      </w:r>
    </w:p>
    <w:p w:rsidR="00000000" w:rsidDel="00000000" w:rsidP="00000000" w:rsidRDefault="00000000" w:rsidRPr="00000000" w14:paraId="00000215">
      <w:pPr>
        <w:numPr>
          <w:ilvl w:val="0"/>
          <w:numId w:val="31"/>
        </w:numPr>
        <w:ind w:left="720" w:hanging="360"/>
        <w:rPr/>
      </w:pPr>
      <w:r w:rsidDel="00000000" w:rsidR="00000000" w:rsidRPr="00000000">
        <w:rPr>
          <w:rtl w:val="0"/>
        </w:rPr>
        <w:t xml:space="preserve">E2-HU04 – Pausa y despausa del contrato.</w:t>
      </w:r>
    </w:p>
    <w:p w:rsidR="00000000" w:rsidDel="00000000" w:rsidP="00000000" w:rsidRDefault="00000000" w:rsidRPr="00000000" w14:paraId="00000216">
      <w:pPr>
        <w:numPr>
          <w:ilvl w:val="0"/>
          <w:numId w:val="31"/>
        </w:numPr>
        <w:ind w:left="720" w:hanging="360"/>
        <w:rPr/>
      </w:pPr>
      <w:r w:rsidDel="00000000" w:rsidR="00000000" w:rsidRPr="00000000">
        <w:rPr>
          <w:rtl w:val="0"/>
        </w:rPr>
        <w:t xml:space="preserve">E2-HU05 – Quema de emergencia.</w:t>
      </w:r>
    </w:p>
    <w:p w:rsidR="00000000" w:rsidDel="00000000" w:rsidP="00000000" w:rsidRDefault="00000000" w:rsidRPr="00000000" w14:paraId="00000217">
      <w:pPr>
        <w:numPr>
          <w:ilvl w:val="0"/>
          <w:numId w:val="31"/>
        </w:numPr>
        <w:ind w:left="720" w:hanging="360"/>
        <w:rPr/>
      </w:pPr>
      <w:r w:rsidDel="00000000" w:rsidR="00000000" w:rsidRPr="00000000">
        <w:rPr>
          <w:rtl w:val="0"/>
        </w:rPr>
        <w:t xml:space="preserve">E2-HU07 – Suite de tests unitarios y fuzzing en Foundry.</w:t>
      </w:r>
    </w:p>
    <w:p w:rsidR="00000000" w:rsidDel="00000000" w:rsidP="00000000" w:rsidRDefault="00000000" w:rsidRPr="00000000" w14:paraId="00000218">
      <w:pPr>
        <w:numPr>
          <w:ilvl w:val="0"/>
          <w:numId w:val="31"/>
        </w:numPr>
        <w:ind w:left="720" w:hanging="360"/>
        <w:rPr/>
      </w:pPr>
      <w:r w:rsidDel="00000000" w:rsidR="00000000" w:rsidRPr="00000000">
        <w:rPr>
          <w:rtl w:val="0"/>
        </w:rPr>
        <w:t xml:space="preserve">E2-HU08 – Despliegue y verificación en Sepolia.</w:t>
      </w:r>
    </w:p>
    <w:p w:rsidR="00000000" w:rsidDel="00000000" w:rsidP="00000000" w:rsidRDefault="00000000" w:rsidRPr="00000000" w14:paraId="00000219">
      <w:pPr>
        <w:numPr>
          <w:ilvl w:val="0"/>
          <w:numId w:val="31"/>
        </w:numPr>
        <w:spacing w:after="240" w:lineRule="auto"/>
        <w:ind w:left="720" w:hanging="360"/>
        <w:rPr/>
      </w:pPr>
      <w:r w:rsidDel="00000000" w:rsidR="00000000" w:rsidRPr="00000000">
        <w:rPr>
          <w:rtl w:val="0"/>
        </w:rPr>
        <w:t xml:space="preserve">E1-HU07 – Docker Compose para servicios locales mínimos.</w:t>
      </w:r>
    </w:p>
    <w:p w:rsidR="00000000" w:rsidDel="00000000" w:rsidP="00000000" w:rsidRDefault="00000000" w:rsidRPr="00000000" w14:paraId="0000021A">
      <w:pPr>
        <w:spacing w:after="240" w:before="240" w:lineRule="auto"/>
        <w:rPr/>
      </w:pPr>
      <w:r w:rsidDel="00000000" w:rsidR="00000000" w:rsidRPr="00000000">
        <w:rPr>
          <w:rtl w:val="0"/>
        </w:rPr>
        <w:t xml:space="preserve">Como resultado del sprint, el proyecto cuenta con:</w:t>
      </w:r>
    </w:p>
    <w:p w:rsidR="00000000" w:rsidDel="00000000" w:rsidP="00000000" w:rsidRDefault="00000000" w:rsidRPr="00000000" w14:paraId="0000021B">
      <w:pPr>
        <w:numPr>
          <w:ilvl w:val="0"/>
          <w:numId w:val="19"/>
        </w:numPr>
        <w:spacing w:before="240" w:lineRule="auto"/>
        <w:ind w:left="720" w:hanging="360"/>
        <w:rPr/>
      </w:pPr>
      <w:r w:rsidDel="00000000" w:rsidR="00000000" w:rsidRPr="00000000">
        <w:rPr>
          <w:rtl w:val="0"/>
        </w:rPr>
        <w:t xml:space="preserve">Contrato ECOToken ampliado con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1C">
      <w:pPr>
        <w:numPr>
          <w:ilvl w:val="0"/>
          <w:numId w:val="19"/>
        </w:numPr>
        <w:ind w:left="720" w:hanging="360"/>
        <w:rPr/>
      </w:pPr>
      <w:r w:rsidDel="00000000" w:rsidR="00000000" w:rsidRPr="00000000">
        <w:rPr>
          <w:rtl w:val="0"/>
        </w:rPr>
        <w:t xml:space="preserve">Función de mint con registro de empresa, cantidad, material y peso.</w:t>
      </w:r>
    </w:p>
    <w:p w:rsidR="00000000" w:rsidDel="00000000" w:rsidP="00000000" w:rsidRDefault="00000000" w:rsidRPr="00000000" w14:paraId="0000021D">
      <w:pPr>
        <w:numPr>
          <w:ilvl w:val="0"/>
          <w:numId w:val="19"/>
        </w:numPr>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Minted(empresa, amount, material, peso)</w:t>
      </w:r>
      <w:r w:rsidDel="00000000" w:rsidR="00000000" w:rsidRPr="00000000">
        <w:rPr>
          <w:rtl w:val="0"/>
        </w:rPr>
        <w:t xml:space="preserve">.</w:t>
      </w:r>
    </w:p>
    <w:p w:rsidR="00000000" w:rsidDel="00000000" w:rsidP="00000000" w:rsidRDefault="00000000" w:rsidRPr="00000000" w14:paraId="0000021E">
      <w:pPr>
        <w:numPr>
          <w:ilvl w:val="0"/>
          <w:numId w:val="19"/>
        </w:numPr>
        <w:ind w:left="720" w:hanging="360"/>
        <w:rPr/>
      </w:pPr>
      <w:r w:rsidDel="00000000" w:rsidR="00000000" w:rsidRPr="00000000">
        <w:rPr>
          <w:rtl w:val="0"/>
        </w:rPr>
        <w:t xml:space="preserve">Funciones </w:t>
      </w:r>
      <w:r w:rsidDel="00000000" w:rsidR="00000000" w:rsidRPr="00000000">
        <w:rPr>
          <w:rFonts w:ascii="Roboto Mono" w:cs="Roboto Mono" w:eastAsia="Roboto Mono" w:hAnsi="Roboto Mono"/>
          <w:rtl w:val="0"/>
        </w:rPr>
        <w:t xml:space="preserve">pause()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unpause()</w:t>
      </w:r>
      <w:r w:rsidDel="00000000" w:rsidR="00000000" w:rsidRPr="00000000">
        <w:rPr>
          <w:rtl w:val="0"/>
        </w:rPr>
        <w:t xml:space="preserve"> restringidas a rol administrativo.</w:t>
      </w:r>
    </w:p>
    <w:p w:rsidR="00000000" w:rsidDel="00000000" w:rsidP="00000000" w:rsidRDefault="00000000" w:rsidRPr="00000000" w14:paraId="0000021F">
      <w:pPr>
        <w:numPr>
          <w:ilvl w:val="0"/>
          <w:numId w:val="19"/>
        </w:numPr>
        <w:ind w:left="720" w:hanging="360"/>
        <w:rPr/>
      </w:pPr>
      <w:r w:rsidDel="00000000" w:rsidR="00000000" w:rsidRPr="00000000">
        <w:rPr>
          <w:rtl w:val="0"/>
        </w:rPr>
        <w:t xml:space="preserve">Bloqueo de operaciones críticas mientras el contrato se encuentra pausado.</w:t>
      </w:r>
    </w:p>
    <w:p w:rsidR="00000000" w:rsidDel="00000000" w:rsidP="00000000" w:rsidRDefault="00000000" w:rsidRPr="00000000" w14:paraId="00000220">
      <w:pPr>
        <w:numPr>
          <w:ilvl w:val="0"/>
          <w:numId w:val="19"/>
        </w:numPr>
        <w:ind w:left="720" w:hanging="360"/>
        <w:rPr/>
      </w:pPr>
      <w:r w:rsidDel="00000000" w:rsidR="00000000" w:rsidRPr="00000000">
        <w:rPr>
          <w:rtl w:val="0"/>
        </w:rPr>
        <w:t xml:space="preserve">Función </w:t>
      </w:r>
      <w:r w:rsidDel="00000000" w:rsidR="00000000" w:rsidRPr="00000000">
        <w:rPr>
          <w:rFonts w:ascii="Roboto Mono" w:cs="Roboto Mono" w:eastAsia="Roboto Mono" w:hAnsi="Roboto Mono"/>
          <w:rtl w:val="0"/>
        </w:rPr>
        <w:t xml:space="preserve">emergencyBurn(address, uint256, string)</w:t>
      </w:r>
      <w:r w:rsidDel="00000000" w:rsidR="00000000" w:rsidRPr="00000000">
        <w:rPr>
          <w:rtl w:val="0"/>
        </w:rPr>
        <w:t xml:space="preserve"> restringida 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21">
      <w:pPr>
        <w:numPr>
          <w:ilvl w:val="0"/>
          <w:numId w:val="19"/>
        </w:numPr>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EmergencyBurn(target, amount, reason)</w:t>
      </w:r>
      <w:r w:rsidDel="00000000" w:rsidR="00000000" w:rsidRPr="00000000">
        <w:rPr>
          <w:rtl w:val="0"/>
        </w:rPr>
        <w:t xml:space="preserve">.</w:t>
      </w:r>
    </w:p>
    <w:p w:rsidR="00000000" w:rsidDel="00000000" w:rsidP="00000000" w:rsidRDefault="00000000" w:rsidRPr="00000000" w14:paraId="00000222">
      <w:pPr>
        <w:numPr>
          <w:ilvl w:val="0"/>
          <w:numId w:val="19"/>
        </w:numPr>
        <w:ind w:left="720" w:hanging="360"/>
        <w:rPr/>
      </w:pPr>
      <w:r w:rsidDel="00000000" w:rsidR="00000000" w:rsidRPr="00000000">
        <w:rPr>
          <w:rtl w:val="0"/>
        </w:rPr>
        <w:t xml:space="preserve">Tests unitarios ampliados en Foundry.</w:t>
      </w:r>
    </w:p>
    <w:p w:rsidR="00000000" w:rsidDel="00000000" w:rsidP="00000000" w:rsidRDefault="00000000" w:rsidRPr="00000000" w14:paraId="00000223">
      <w:pPr>
        <w:numPr>
          <w:ilvl w:val="0"/>
          <w:numId w:val="19"/>
        </w:numPr>
        <w:ind w:left="720" w:hanging="360"/>
        <w:rPr/>
      </w:pPr>
      <w:r w:rsidDel="00000000" w:rsidR="00000000" w:rsidRPr="00000000">
        <w:rPr>
          <w:rtl w:val="0"/>
        </w:rPr>
        <w:t xml:space="preserve">Pruebas de fuzzing sobre operaciones críticas.</w:t>
      </w:r>
    </w:p>
    <w:p w:rsidR="00000000" w:rsidDel="00000000" w:rsidP="00000000" w:rsidRDefault="00000000" w:rsidRPr="00000000" w14:paraId="00000224">
      <w:pPr>
        <w:numPr>
          <w:ilvl w:val="0"/>
          <w:numId w:val="19"/>
        </w:numPr>
        <w:ind w:left="720" w:hanging="360"/>
        <w:rPr/>
      </w:pPr>
      <w:r w:rsidDel="00000000" w:rsidR="00000000" w:rsidRPr="00000000">
        <w:rPr>
          <w:rtl w:val="0"/>
        </w:rPr>
        <w:t xml:space="preserve">Validación de cobertura mínima en CI.</w:t>
      </w:r>
    </w:p>
    <w:p w:rsidR="00000000" w:rsidDel="00000000" w:rsidP="00000000" w:rsidRDefault="00000000" w:rsidRPr="00000000" w14:paraId="00000225">
      <w:pPr>
        <w:numPr>
          <w:ilvl w:val="0"/>
          <w:numId w:val="19"/>
        </w:numPr>
        <w:ind w:left="720" w:hanging="360"/>
        <w:rPr/>
      </w:pPr>
      <w:r w:rsidDel="00000000" w:rsidR="00000000" w:rsidRPr="00000000">
        <w:rPr>
          <w:rtl w:val="0"/>
        </w:rPr>
        <w:t xml:space="preserve">Contrato desplegado y verificado en Sepolia.</w:t>
      </w:r>
    </w:p>
    <w:p w:rsidR="00000000" w:rsidDel="00000000" w:rsidP="00000000" w:rsidRDefault="00000000" w:rsidRPr="00000000" w14:paraId="00000226">
      <w:pPr>
        <w:numPr>
          <w:ilvl w:val="0"/>
          <w:numId w:val="19"/>
        </w:numPr>
        <w:ind w:left="720" w:hanging="360"/>
        <w:rPr/>
      </w:pPr>
      <w:r w:rsidDel="00000000" w:rsidR="00000000" w:rsidRPr="00000000">
        <w:rPr>
          <w:rtl w:val="0"/>
        </w:rPr>
        <w:t xml:space="preserve">Dirección del contrato documentada en </w:t>
      </w:r>
      <w:r w:rsidDel="00000000" w:rsidR="00000000" w:rsidRPr="00000000">
        <w:rPr>
          <w:rFonts w:ascii="Roboto Mono" w:cs="Roboto Mono" w:eastAsia="Roboto Mono" w:hAnsi="Roboto Mono"/>
          <w:rtl w:val="0"/>
        </w:rPr>
        <w:t xml:space="preserve">/contracts/README.md</w:t>
      </w:r>
      <w:r w:rsidDel="00000000" w:rsidR="00000000" w:rsidRPr="00000000">
        <w:rPr>
          <w:rtl w:val="0"/>
        </w:rPr>
        <w:t xml:space="preserve">.</w:t>
      </w:r>
    </w:p>
    <w:p w:rsidR="00000000" w:rsidDel="00000000" w:rsidP="00000000" w:rsidRDefault="00000000" w:rsidRPr="00000000" w14:paraId="00000227">
      <w:pPr>
        <w:numPr>
          <w:ilvl w:val="0"/>
          <w:numId w:val="19"/>
        </w:numPr>
        <w:ind w:left="720" w:hanging="360"/>
        <w:rPr/>
      </w:pPr>
      <w:r w:rsidDel="00000000" w:rsidR="00000000" w:rsidRPr="00000000">
        <w:rPr>
          <w:rtl w:val="0"/>
        </w:rPr>
        <w:t xml:space="preserve">Docker Compose para levantar PostgreSQL, backend y frontend en entorno local.</w:t>
      </w:r>
    </w:p>
    <w:p w:rsidR="00000000" w:rsidDel="00000000" w:rsidP="00000000" w:rsidRDefault="00000000" w:rsidRPr="00000000" w14:paraId="00000228">
      <w:pPr>
        <w:numPr>
          <w:ilvl w:val="0"/>
          <w:numId w:val="19"/>
        </w:numPr>
        <w:spacing w:after="240" w:lineRule="auto"/>
        <w:ind w:left="720" w:hanging="360"/>
        <w:rPr/>
      </w:pPr>
      <w:r w:rsidDel="00000000" w:rsidR="00000000" w:rsidRPr="00000000">
        <w:rPr>
          <w:rtl w:val="0"/>
        </w:rPr>
        <w:t xml:space="preserve">Variables de entorno documentadas en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w:t>
      </w:r>
    </w:p>
    <w:p w:rsidR="00000000" w:rsidDel="00000000" w:rsidP="00000000" w:rsidRDefault="00000000" w:rsidRPr="00000000" w14:paraId="00000229">
      <w:pPr>
        <w:pStyle w:val="Heading2"/>
        <w:rPr/>
      </w:pPr>
      <w:bookmarkStart w:colFirst="0" w:colLast="0" w:name="_heading=h.lj9pfhmrgjiu" w:id="19"/>
      <w:bookmarkEnd w:id="19"/>
      <w:r w:rsidDel="00000000" w:rsidR="00000000" w:rsidRPr="00000000">
        <w:rPr>
          <w:rtl w:val="0"/>
        </w:rPr>
        <w:t xml:space="preserve">Documentación de análisis del sprint</w:t>
      </w:r>
    </w:p>
    <w:p w:rsidR="00000000" w:rsidDel="00000000" w:rsidP="00000000" w:rsidRDefault="00000000" w:rsidRPr="00000000" w14:paraId="0000022A">
      <w:pPr>
        <w:spacing w:after="240" w:before="240" w:lineRule="auto"/>
        <w:rPr/>
      </w:pPr>
      <w:r w:rsidDel="00000000" w:rsidR="00000000" w:rsidRPr="00000000">
        <w:rPr>
          <w:rtl w:val="0"/>
        </w:rPr>
        <w:t xml:space="preserve">El análisis del Sprint 2 estuvo orientado a evolucionar la primitiva blockchain desarrollada en Sprint 1 hacia una versión más cercana al flujo funcional real del producto.</w:t>
      </w:r>
    </w:p>
    <w:p w:rsidR="00000000" w:rsidDel="00000000" w:rsidP="00000000" w:rsidRDefault="00000000" w:rsidRPr="00000000" w14:paraId="0000022B">
      <w:pPr>
        <w:spacing w:after="240" w:before="240" w:lineRule="auto"/>
        <w:rPr/>
      </w:pPr>
      <w:r w:rsidDel="00000000" w:rsidR="00000000" w:rsidRPr="00000000">
        <w:rPr>
          <w:rtl w:val="0"/>
        </w:rPr>
        <w:t xml:space="preserve">Desde el punto de vista funcional, EcoToken requiere que las entregas reciclables validadas por una cooperativa o entidad recicladora puedan traducirse en puntos ECO para una organización adherida. Para eso, el contrato debía dejar de representar únicamente un token base y comenzar a registrar información mínima asociada al aporte ambiental: destinatario, cantidad emitida, material y peso.</w:t>
      </w:r>
    </w:p>
    <w:p w:rsidR="00000000" w:rsidDel="00000000" w:rsidP="00000000" w:rsidRDefault="00000000" w:rsidRPr="00000000" w14:paraId="0000022C">
      <w:pPr>
        <w:spacing w:after="240" w:before="240" w:lineRule="auto"/>
        <w:rPr/>
      </w:pPr>
      <w:r w:rsidDel="00000000" w:rsidR="00000000" w:rsidRPr="00000000">
        <w:rPr>
          <w:rtl w:val="0"/>
        </w:rPr>
        <w:t xml:space="preserve">Además, al tratarse de un sistema con una capa blockchain, se identificó la necesidad de incorporar mecanismos de seguridad y respuesta ante incidentes. Por ese motivo, el sprint incluyó funcionalidades de pausa, despausa y quema de emergencia.</w:t>
      </w:r>
    </w:p>
    <w:p w:rsidR="00000000" w:rsidDel="00000000" w:rsidP="00000000" w:rsidRDefault="00000000" w:rsidRPr="00000000" w14:paraId="0000022D">
      <w:pPr>
        <w:spacing w:after="240" w:before="240" w:lineRule="auto"/>
        <w:rPr/>
      </w:pPr>
      <w:r w:rsidDel="00000000" w:rsidR="00000000" w:rsidRPr="00000000">
        <w:rPr>
          <w:rtl w:val="0"/>
        </w:rPr>
        <w:t xml:space="preserve">Durante este sprint se trabajó sobre las siguientes decisiones de análisis:</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heading=h.nr3ixdsrbvik" w:id="20"/>
      <w:bookmarkEnd w:id="20"/>
      <w:r w:rsidDel="00000000" w:rsidR="00000000" w:rsidRPr="00000000">
        <w:rPr>
          <w:b w:val="1"/>
          <w:bCs w:val="1"/>
          <w:color w:val="000000"/>
          <w:sz w:val="26"/>
          <w:szCs w:val="26"/>
          <w:rtl w:val="0"/>
        </w:rPr>
        <w:t xml:space="preserve">1. Evolución del modelo de puntos ECO</w:t>
      </w:r>
    </w:p>
    <w:p w:rsidR="00000000" w:rsidDel="00000000" w:rsidP="00000000" w:rsidRDefault="00000000" w:rsidRPr="00000000" w14:paraId="0000022F">
      <w:pPr>
        <w:spacing w:after="240" w:before="240" w:lineRule="auto"/>
        <w:rPr/>
      </w:pPr>
      <w:r w:rsidDel="00000000" w:rsidR="00000000" w:rsidRPr="00000000">
        <w:rPr>
          <w:rtl w:val="0"/>
        </w:rPr>
        <w:t xml:space="preserve">Se mantuvo la definición conceptual de que los puntos ECO representan reconocimiento ambiental interno. No poseen valor monetario, no son especulativos y no se plantean como un activo comercializable.</w:t>
      </w:r>
    </w:p>
    <w:p w:rsidR="00000000" w:rsidDel="00000000" w:rsidP="00000000" w:rsidRDefault="00000000" w:rsidRPr="00000000" w14:paraId="00000230">
      <w:pPr>
        <w:spacing w:after="240" w:before="240" w:lineRule="auto"/>
        <w:rPr/>
      </w:pPr>
      <w:r w:rsidDel="00000000" w:rsidR="00000000" w:rsidRPr="00000000">
        <w:rPr>
          <w:rtl w:val="0"/>
        </w:rPr>
        <w:t xml:space="preserve">La función de emisión fue ampliada para permitir registrar datos asociados al material reciclado y al peso validado. Esto permite que la emisión de puntos quede mejor alineada con el flujo futuro del MVP.</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heading=h.88wrby4d2v03" w:id="21"/>
      <w:bookmarkEnd w:id="21"/>
      <w:r w:rsidDel="00000000" w:rsidR="00000000" w:rsidRPr="00000000">
        <w:rPr>
          <w:b w:val="1"/>
          <w:bCs w:val="1"/>
          <w:color w:val="000000"/>
          <w:sz w:val="26"/>
          <w:szCs w:val="26"/>
          <w:rtl w:val="0"/>
        </w:rPr>
        <w:t xml:space="preserve">2. Trazabilidad de la emisión</w:t>
      </w:r>
    </w:p>
    <w:p w:rsidR="00000000" w:rsidDel="00000000" w:rsidP="00000000" w:rsidRDefault="00000000" w:rsidRPr="00000000" w14:paraId="00000232">
      <w:pPr>
        <w:spacing w:after="240" w:before="240" w:lineRule="auto"/>
        <w:rPr/>
      </w:pPr>
      <w:r w:rsidDel="00000000" w:rsidR="00000000" w:rsidRPr="00000000">
        <w:rPr>
          <w:rtl w:val="0"/>
        </w:rPr>
        <w:t xml:space="preserve">Se incorporó un evento específico de mint para dejar evidencia de cada emisión relevante. El evento registra:</w:t>
      </w:r>
    </w:p>
    <w:p w:rsidR="00000000" w:rsidDel="00000000" w:rsidP="00000000" w:rsidRDefault="00000000" w:rsidRPr="00000000" w14:paraId="00000233">
      <w:pPr>
        <w:numPr>
          <w:ilvl w:val="0"/>
          <w:numId w:val="26"/>
        </w:numPr>
        <w:spacing w:before="240" w:lineRule="auto"/>
        <w:ind w:left="720" w:hanging="360"/>
        <w:rPr/>
      </w:pPr>
      <w:r w:rsidDel="00000000" w:rsidR="00000000" w:rsidRPr="00000000">
        <w:rPr>
          <w:rtl w:val="0"/>
        </w:rPr>
        <w:t xml:space="preserve">empresa destinataria;</w:t>
      </w:r>
    </w:p>
    <w:p w:rsidR="00000000" w:rsidDel="00000000" w:rsidP="00000000" w:rsidRDefault="00000000" w:rsidRPr="00000000" w14:paraId="00000234">
      <w:pPr>
        <w:numPr>
          <w:ilvl w:val="0"/>
          <w:numId w:val="26"/>
        </w:numPr>
        <w:ind w:left="720" w:hanging="360"/>
        <w:rPr/>
      </w:pPr>
      <w:r w:rsidDel="00000000" w:rsidR="00000000" w:rsidRPr="00000000">
        <w:rPr>
          <w:rtl w:val="0"/>
        </w:rPr>
        <w:t xml:space="preserve">cantidad de puntos ECO emitidos;</w:t>
      </w:r>
    </w:p>
    <w:p w:rsidR="00000000" w:rsidDel="00000000" w:rsidP="00000000" w:rsidRDefault="00000000" w:rsidRPr="00000000" w14:paraId="00000235">
      <w:pPr>
        <w:numPr>
          <w:ilvl w:val="0"/>
          <w:numId w:val="26"/>
        </w:numPr>
        <w:ind w:left="720" w:hanging="360"/>
        <w:rPr/>
      </w:pPr>
      <w:r w:rsidDel="00000000" w:rsidR="00000000" w:rsidRPr="00000000">
        <w:rPr>
          <w:rtl w:val="0"/>
        </w:rPr>
        <w:t xml:space="preserve">tipo de material;</w:t>
      </w:r>
    </w:p>
    <w:p w:rsidR="00000000" w:rsidDel="00000000" w:rsidP="00000000" w:rsidRDefault="00000000" w:rsidRPr="00000000" w14:paraId="00000236">
      <w:pPr>
        <w:numPr>
          <w:ilvl w:val="0"/>
          <w:numId w:val="26"/>
        </w:numPr>
        <w:spacing w:after="240" w:lineRule="auto"/>
        <w:ind w:left="720" w:hanging="360"/>
        <w:rPr/>
      </w:pPr>
      <w:r w:rsidDel="00000000" w:rsidR="00000000" w:rsidRPr="00000000">
        <w:rPr>
          <w:rtl w:val="0"/>
        </w:rPr>
        <w:t xml:space="preserve">peso asociado.</w:t>
      </w:r>
    </w:p>
    <w:p w:rsidR="00000000" w:rsidDel="00000000" w:rsidP="00000000" w:rsidRDefault="00000000" w:rsidRPr="00000000" w14:paraId="00000237">
      <w:pPr>
        <w:spacing w:after="240" w:before="240" w:lineRule="auto"/>
        <w:rPr/>
      </w:pPr>
      <w:r w:rsidDel="00000000" w:rsidR="00000000" w:rsidRPr="00000000">
        <w:rPr>
          <w:rtl w:val="0"/>
        </w:rPr>
        <w:t xml:space="preserve">Esta decisión permite que el backend, en próximos sprints, pueda vincular una entrega reciclable validada con una transacción o evento emitido por el contrato.</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heading=h.fq8jrmzen94h" w:id="22"/>
      <w:bookmarkEnd w:id="22"/>
      <w:r w:rsidDel="00000000" w:rsidR="00000000" w:rsidRPr="00000000">
        <w:rPr>
          <w:b w:val="1"/>
          <w:bCs w:val="1"/>
          <w:color w:val="000000"/>
          <w:sz w:val="26"/>
          <w:szCs w:val="26"/>
          <w:rtl w:val="0"/>
        </w:rPr>
        <w:t xml:space="preserve">3. Seguridad operativa del contrato</w:t>
      </w:r>
    </w:p>
    <w:p w:rsidR="00000000" w:rsidDel="00000000" w:rsidP="00000000" w:rsidRDefault="00000000" w:rsidRPr="00000000" w14:paraId="00000239">
      <w:pPr>
        <w:spacing w:after="240" w:before="240" w:lineRule="auto"/>
        <w:rPr/>
      </w:pPr>
      <w:r w:rsidDel="00000000" w:rsidR="00000000" w:rsidRPr="00000000">
        <w:rPr>
          <w:rtl w:val="0"/>
        </w:rPr>
        <w:t xml:space="preserve">Se incorporó un mecanismo de pausa y despausa para responder ante incidentes. Esta funcionalidad permite detener operaciones críticas si se detecta una emisión incorrecta, una configuración errónea o una situación que requiera revisión.</w:t>
      </w:r>
    </w:p>
    <w:p w:rsidR="00000000" w:rsidDel="00000000" w:rsidP="00000000" w:rsidRDefault="00000000" w:rsidRPr="00000000" w14:paraId="0000023A">
      <w:pPr>
        <w:spacing w:after="240" w:before="240" w:lineRule="auto"/>
        <w:rPr/>
      </w:pPr>
      <w:r w:rsidDel="00000000" w:rsidR="00000000" w:rsidRPr="00000000">
        <w:rPr>
          <w:rtl w:val="0"/>
        </w:rPr>
        <w:t xml:space="preserve">La pausa queda bajo responsabilidad del rol administrativo, manteniendo control centralizado durante el MVP académico.</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heading=h.qsqri7hznlx3" w:id="23"/>
      <w:bookmarkEnd w:id="23"/>
      <w:r w:rsidDel="00000000" w:rsidR="00000000" w:rsidRPr="00000000">
        <w:rPr>
          <w:b w:val="1"/>
          <w:bCs w:val="1"/>
          <w:color w:val="000000"/>
          <w:sz w:val="26"/>
          <w:szCs w:val="26"/>
          <w:rtl w:val="0"/>
        </w:rPr>
        <w:t xml:space="preserve">4. Quema de emergencia</w:t>
      </w:r>
    </w:p>
    <w:p w:rsidR="00000000" w:rsidDel="00000000" w:rsidP="00000000" w:rsidRDefault="00000000" w:rsidRPr="00000000" w14:paraId="0000023C">
      <w:pPr>
        <w:spacing w:after="240" w:before="240" w:lineRule="auto"/>
        <w:rPr/>
      </w:pPr>
      <w:r w:rsidDel="00000000" w:rsidR="00000000" w:rsidRPr="00000000">
        <w:rPr>
          <w:rtl w:val="0"/>
        </w:rPr>
        <w:t xml:space="preserve">Se incorporó una función de quema de emergencia para mitigar tokens emitidos de forma incorrecta o fraudulenta. Esta operación solo puede ejecutarse con el contrato pausado y por una cuenta con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rtl w:val="0"/>
        </w:rPr>
        <w:t xml:space="preserve">Esto permite que el sistema tenga un mecanismo básico de corrección ante incidentes, manteniendo trazabilidad mediante evento.</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heading=h.7twqi1aplm3s" w:id="24"/>
      <w:bookmarkEnd w:id="24"/>
      <w:r w:rsidDel="00000000" w:rsidR="00000000" w:rsidRPr="00000000">
        <w:rPr>
          <w:b w:val="1"/>
          <w:bCs w:val="1"/>
          <w:color w:val="000000"/>
          <w:sz w:val="26"/>
          <w:szCs w:val="26"/>
          <w:rtl w:val="0"/>
        </w:rPr>
        <w:t xml:space="preserve">5. Validación por pruebas antes del despliegue</w:t>
      </w:r>
    </w:p>
    <w:p w:rsidR="00000000" w:rsidDel="00000000" w:rsidP="00000000" w:rsidRDefault="00000000" w:rsidRPr="00000000" w14:paraId="0000023F">
      <w:pPr>
        <w:spacing w:after="240" w:before="240" w:lineRule="auto"/>
        <w:rPr/>
      </w:pPr>
      <w:r w:rsidDel="00000000" w:rsidR="00000000" w:rsidRPr="00000000">
        <w:rPr>
          <w:rtl w:val="0"/>
        </w:rPr>
        <w:t xml:space="preserve">Antes de desplegar el contrato en Sepolia se priorizó ampliar la suite de pruebas. Esto reduce el riesgo de desplegar una versión con errores funcionales o problemas de permisos.</w:t>
      </w:r>
    </w:p>
    <w:p w:rsidR="00000000" w:rsidDel="00000000" w:rsidP="00000000" w:rsidRDefault="00000000" w:rsidRPr="00000000" w14:paraId="00000240">
      <w:pPr>
        <w:spacing w:after="240" w:before="240" w:lineRule="auto"/>
        <w:rPr/>
      </w:pPr>
      <w:r w:rsidDel="00000000" w:rsidR="00000000" w:rsidRPr="00000000">
        <w:rPr>
          <w:rtl w:val="0"/>
        </w:rPr>
        <w:t xml:space="preserve">La inclusión de fuzzing permite validar escenarios con entradas variables, especialmente sobre operaciones sensibles como mint, pausa y quema.</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heading=h.iv6ftqazyxh4" w:id="25"/>
      <w:bookmarkEnd w:id="25"/>
      <w:r w:rsidDel="00000000" w:rsidR="00000000" w:rsidRPr="00000000">
        <w:rPr>
          <w:b w:val="1"/>
          <w:bCs w:val="1"/>
          <w:color w:val="000000"/>
          <w:sz w:val="26"/>
          <w:szCs w:val="26"/>
          <w:rtl w:val="0"/>
        </w:rPr>
        <w:t xml:space="preserve">6. Preparación para integración backend-blockchain</w:t>
      </w:r>
    </w:p>
    <w:p w:rsidR="00000000" w:rsidDel="00000000" w:rsidP="00000000" w:rsidRDefault="00000000" w:rsidRPr="00000000" w14:paraId="00000242">
      <w:pPr>
        <w:spacing w:after="240" w:before="240" w:lineRule="auto"/>
        <w:rPr/>
      </w:pPr>
      <w:r w:rsidDel="00000000" w:rsidR="00000000" w:rsidRPr="00000000">
        <w:rPr>
          <w:rtl w:val="0"/>
        </w:rPr>
        <w:t xml:space="preserve">El despliegue en Sepolia permite que el backend pueda comenzar a integrarse contra una dirección real de contrato en testnet durante los próximos sprints.</w:t>
      </w:r>
    </w:p>
    <w:p w:rsidR="00000000" w:rsidDel="00000000" w:rsidP="00000000" w:rsidRDefault="00000000" w:rsidRPr="00000000" w14:paraId="00000243">
      <w:pPr>
        <w:spacing w:after="240" w:before="240" w:lineRule="auto"/>
        <w:rPr/>
      </w:pPr>
      <w:r w:rsidDel="00000000" w:rsidR="00000000" w:rsidRPr="00000000">
        <w:rPr>
          <w:rtl w:val="0"/>
        </w:rPr>
        <w:t xml:space="preserve">El Sprint 2 no incluye todavía integración completa entre backend y contrato, pero sí deja preparada la base necesaria para avanzar sobre esa etapa.</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heading=h.spn55n7xi1dj" w:id="26"/>
      <w:bookmarkEnd w:id="26"/>
      <w:r w:rsidDel="00000000" w:rsidR="00000000" w:rsidRPr="00000000">
        <w:rPr>
          <w:b w:val="1"/>
          <w:bCs w:val="1"/>
          <w:color w:val="000000"/>
          <w:sz w:val="26"/>
          <w:szCs w:val="26"/>
          <w:rtl w:val="0"/>
        </w:rPr>
        <w:t xml:space="preserve">Conclusión del análisis</w:t>
      </w:r>
    </w:p>
    <w:p w:rsidR="00000000" w:rsidDel="00000000" w:rsidP="00000000" w:rsidRDefault="00000000" w:rsidRPr="00000000" w14:paraId="00000245">
      <w:pPr>
        <w:spacing w:after="240" w:before="240" w:lineRule="auto"/>
        <w:rPr/>
      </w:pPr>
      <w:r w:rsidDel="00000000" w:rsidR="00000000" w:rsidRPr="00000000">
        <w:rPr>
          <w:rtl w:val="0"/>
        </w:rPr>
        <w:t xml:space="preserve">El Sprint 2 permitió consolidar la capa blockchain del proyecto y reducir riesgos técnicos asociados a seguridad, pruebas y despliegue. El producto aún no cuenta con el flujo funcional completo para usuarios finales, pero el contrato ya dispone de funcionalidades centrales para comenzar la integración con backend y avanzar hacia el MVP.</w:t>
      </w:r>
    </w:p>
    <w:p w:rsidR="00000000" w:rsidDel="00000000" w:rsidP="00000000" w:rsidRDefault="00000000" w:rsidRPr="00000000" w14:paraId="00000246">
      <w:pPr>
        <w:pStyle w:val="Heading2"/>
        <w:rPr/>
      </w:pPr>
      <w:bookmarkStart w:colFirst="0" w:colLast="0" w:name="_heading=h.d24x4lv05r2y" w:id="27"/>
      <w:bookmarkEnd w:id="27"/>
      <w:r w:rsidDel="00000000" w:rsidR="00000000" w:rsidRPr="00000000">
        <w:rPr>
          <w:rtl w:val="0"/>
        </w:rPr>
        <w:t xml:space="preserve">Documentación de diseño del sprint</w:t>
      </w:r>
    </w:p>
    <w:p w:rsidR="00000000" w:rsidDel="00000000" w:rsidP="00000000" w:rsidRDefault="00000000" w:rsidRPr="00000000" w14:paraId="00000247">
      <w:pPr>
        <w:spacing w:after="240" w:before="240" w:lineRule="auto"/>
        <w:rPr/>
      </w:pPr>
      <w:r w:rsidDel="00000000" w:rsidR="00000000" w:rsidRPr="00000000">
        <w:rPr>
          <w:rtl w:val="0"/>
        </w:rPr>
        <w:t xml:space="preserve">El diseño del Sprint 2 se centró en la evolución del contrato ECOToken, la ampliación de la estrategia de pruebas, el despliegue en Sepolia y la mejora del entorno local mediante Docker Compose.</w:t>
      </w:r>
    </w:p>
    <w:p w:rsidR="00000000" w:rsidDel="00000000" w:rsidP="00000000" w:rsidRDefault="00000000" w:rsidRPr="00000000" w14:paraId="00000248">
      <w:pPr>
        <w:pStyle w:val="Heading3"/>
        <w:spacing w:before="280" w:lineRule="auto"/>
        <w:rPr>
          <w:b w:val="1"/>
          <w:bCs w:val="1"/>
          <w:color w:val="000000"/>
          <w:sz w:val="26"/>
          <w:szCs w:val="26"/>
        </w:rPr>
      </w:pPr>
      <w:bookmarkStart w:colFirst="0" w:colLast="0" w:name="_heading=h.6hazg7hxws8c" w:id="28"/>
      <w:bookmarkEnd w:id="28"/>
      <w:r w:rsidDel="00000000" w:rsidR="00000000" w:rsidRPr="00000000">
        <w:rPr>
          <w:b w:val="1"/>
          <w:bCs w:val="1"/>
          <w:color w:val="000000"/>
          <w:sz w:val="26"/>
          <w:szCs w:val="26"/>
          <w:rtl w:val="0"/>
        </w:rPr>
        <w:t xml:space="preserve">Diseño de la capa blockchain</w:t>
      </w:r>
    </w:p>
    <w:p w:rsidR="00000000" w:rsidDel="00000000" w:rsidP="00000000" w:rsidRDefault="00000000" w:rsidRPr="00000000" w14:paraId="00000249">
      <w:pPr>
        <w:spacing w:after="240" w:before="240" w:lineRule="auto"/>
        <w:rPr/>
      </w:pPr>
      <w:r w:rsidDel="00000000" w:rsidR="00000000" w:rsidRPr="00000000">
        <w:rPr>
          <w:rtl w:val="0"/>
        </w:rPr>
        <w:t xml:space="preserve">En la carpeta </w:t>
      </w:r>
      <w:r w:rsidDel="00000000" w:rsidR="00000000" w:rsidRPr="00000000">
        <w:rPr>
          <w:rFonts w:ascii="Roboto Mono" w:cs="Roboto Mono" w:eastAsia="Roboto Mono" w:hAnsi="Roboto Mono"/>
          <w:rtl w:val="0"/>
        </w:rPr>
        <w:t xml:space="preserve">/contracts</w:t>
      </w:r>
      <w:r w:rsidDel="00000000" w:rsidR="00000000" w:rsidRPr="00000000">
        <w:rPr>
          <w:rtl w:val="0"/>
        </w:rPr>
        <w:t xml:space="preserve"> se extendió el contrato </w:t>
      </w:r>
      <w:r w:rsidDel="00000000" w:rsidR="00000000" w:rsidRPr="00000000">
        <w:rPr>
          <w:rFonts w:ascii="Roboto Mono" w:cs="Roboto Mono" w:eastAsia="Roboto Mono" w:hAnsi="Roboto Mono"/>
          <w:rtl w:val="0"/>
        </w:rPr>
        <w:t xml:space="preserve">ECOToken.sol</w:t>
      </w:r>
      <w:r w:rsidDel="00000000" w:rsidR="00000000" w:rsidRPr="00000000">
        <w:rPr>
          <w:rtl w:val="0"/>
        </w:rPr>
        <w:t xml:space="preserve">. La nueva versión mantiene el estándar ERC-20 con OpenZeppelin e incorpora mecanismos adicionales de control y seguridad.</w:t>
      </w:r>
    </w:p>
    <w:p w:rsidR="00000000" w:rsidDel="00000000" w:rsidP="00000000" w:rsidRDefault="00000000" w:rsidRPr="00000000" w14:paraId="0000024A">
      <w:pPr>
        <w:spacing w:after="240" w:before="240" w:lineRule="auto"/>
        <w:rPr/>
      </w:pPr>
      <w:r w:rsidDel="00000000" w:rsidR="00000000" w:rsidRPr="00000000">
        <w:rPr>
          <w:rtl w:val="0"/>
        </w:rPr>
        <w:t xml:space="preserve">El contrato incluye:</w:t>
      </w:r>
    </w:p>
    <w:p w:rsidR="00000000" w:rsidDel="00000000" w:rsidP="00000000" w:rsidRDefault="00000000" w:rsidRPr="00000000" w14:paraId="0000024B">
      <w:pPr>
        <w:numPr>
          <w:ilvl w:val="0"/>
          <w:numId w:val="35"/>
        </w:numPr>
        <w:spacing w:before="240" w:lineRule="auto"/>
        <w:ind w:left="720" w:hanging="360"/>
        <w:rPr/>
      </w:pPr>
      <w:r w:rsidDel="00000000" w:rsidR="00000000" w:rsidRPr="00000000">
        <w:rPr>
          <w:rFonts w:ascii="Roboto Mono" w:cs="Roboto Mono" w:eastAsia="Roboto Mono" w:hAnsi="Roboto Mono"/>
          <w:rtl w:val="0"/>
        </w:rPr>
        <w:t xml:space="preserve">ERC20Capped</w:t>
      </w:r>
      <w:r w:rsidDel="00000000" w:rsidR="00000000" w:rsidRPr="00000000">
        <w:rPr>
          <w:rtl w:val="0"/>
        </w:rPr>
        <w:t xml:space="preserve">, para mantener un límite máximo de emisión.</w:t>
      </w:r>
    </w:p>
    <w:p w:rsidR="00000000" w:rsidDel="00000000" w:rsidP="00000000" w:rsidRDefault="00000000" w:rsidRPr="00000000" w14:paraId="0000024C">
      <w:pPr>
        <w:numPr>
          <w:ilvl w:val="0"/>
          <w:numId w:val="35"/>
        </w:numPr>
        <w:ind w:left="720" w:hanging="360"/>
        <w:rPr/>
      </w:pPr>
      <w:r w:rsidDel="00000000" w:rsidR="00000000" w:rsidRPr="00000000">
        <w:rPr>
          <w:rFonts w:ascii="Roboto Mono" w:cs="Roboto Mono" w:eastAsia="Roboto Mono" w:hAnsi="Roboto Mono"/>
          <w:rtl w:val="0"/>
        </w:rPr>
        <w:t xml:space="preserve">AccessControl</w:t>
      </w:r>
      <w:r w:rsidDel="00000000" w:rsidR="00000000" w:rsidRPr="00000000">
        <w:rPr>
          <w:rtl w:val="0"/>
        </w:rPr>
        <w:t xml:space="preserve">, para gestionar roles.</w:t>
      </w:r>
    </w:p>
    <w:p w:rsidR="00000000" w:rsidDel="00000000" w:rsidP="00000000" w:rsidRDefault="00000000" w:rsidRPr="00000000" w14:paraId="0000024D">
      <w:pPr>
        <w:numPr>
          <w:ilvl w:val="0"/>
          <w:numId w:val="35"/>
        </w:numPr>
        <w:ind w:left="720" w:hanging="360"/>
        <w:rPr/>
      </w:pPr>
      <w:r w:rsidDel="00000000" w:rsidR="00000000" w:rsidRPr="00000000">
        <w:rPr>
          <w:rFonts w:ascii="Roboto Mono" w:cs="Roboto Mono" w:eastAsia="Roboto Mono" w:hAnsi="Roboto Mono"/>
          <w:rtl w:val="0"/>
        </w:rPr>
        <w:t xml:space="preserve">Pausable</w:t>
      </w:r>
      <w:r w:rsidDel="00000000" w:rsidR="00000000" w:rsidRPr="00000000">
        <w:rPr>
          <w:rtl w:val="0"/>
        </w:rPr>
        <w:t xml:space="preserve">, para permitir pausa/despausa ante incidentes.</w:t>
      </w:r>
    </w:p>
    <w:p w:rsidR="00000000" w:rsidDel="00000000" w:rsidP="00000000" w:rsidRDefault="00000000" w:rsidRPr="00000000" w14:paraId="0000024E">
      <w:pPr>
        <w:numPr>
          <w:ilvl w:val="0"/>
          <w:numId w:val="35"/>
        </w:numPr>
        <w:ind w:left="720" w:hanging="360"/>
        <w:rPr/>
      </w:pP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asociado a administración y pausa.</w:t>
      </w:r>
    </w:p>
    <w:p w:rsidR="00000000" w:rsidDel="00000000" w:rsidP="00000000" w:rsidRDefault="00000000" w:rsidRPr="00000000" w14:paraId="0000024F">
      <w:pPr>
        <w:numPr>
          <w:ilvl w:val="0"/>
          <w:numId w:val="35"/>
        </w:numPr>
        <w:ind w:left="720" w:hanging="360"/>
        <w:rPr/>
      </w:pP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 asociado a emisión de puntos ECO.</w:t>
      </w:r>
    </w:p>
    <w:p w:rsidR="00000000" w:rsidDel="00000000" w:rsidP="00000000" w:rsidRDefault="00000000" w:rsidRPr="00000000" w14:paraId="00000250">
      <w:pPr>
        <w:numPr>
          <w:ilvl w:val="0"/>
          <w:numId w:val="35"/>
        </w:numPr>
        <w:ind w:left="720" w:hanging="360"/>
        <w:rPr/>
      </w:pP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asociado a quema de emergencia.</w:t>
      </w:r>
    </w:p>
    <w:p w:rsidR="00000000" w:rsidDel="00000000" w:rsidP="00000000" w:rsidRDefault="00000000" w:rsidRPr="00000000" w14:paraId="00000251">
      <w:pPr>
        <w:numPr>
          <w:ilvl w:val="0"/>
          <w:numId w:val="35"/>
        </w:numPr>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w:t>
      </w:r>
    </w:p>
    <w:p w:rsidR="00000000" w:rsidDel="00000000" w:rsidP="00000000" w:rsidRDefault="00000000" w:rsidRPr="00000000" w14:paraId="00000252">
      <w:pPr>
        <w:numPr>
          <w:ilvl w:val="0"/>
          <w:numId w:val="35"/>
        </w:numPr>
        <w:spacing w:after="24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La función de mint fue extendida para registrar material y peso, permitiendo que cada emisión tenga mayor trazabilidad funcional.</w:t>
      </w:r>
    </w:p>
    <w:p w:rsidR="00000000" w:rsidDel="00000000" w:rsidP="00000000" w:rsidRDefault="00000000" w:rsidRPr="00000000" w14:paraId="00000254">
      <w:pPr>
        <w:pStyle w:val="Heading3"/>
        <w:rPr>
          <w:b w:val="1"/>
          <w:bCs w:val="1"/>
        </w:rPr>
      </w:pPr>
      <w:bookmarkStart w:colFirst="0" w:colLast="0" w:name="_heading=h.8km5mvqdejp7" w:id="29"/>
      <w:bookmarkEnd w:id="29"/>
      <w:r w:rsidDel="00000000" w:rsidR="00000000" w:rsidRPr="00000000">
        <w:rPr>
          <w:b w:val="1"/>
          <w:bCs w:val="1"/>
          <w:rtl w:val="0"/>
        </w:rPr>
        <w:t xml:space="preserve">Diseño de roles </w:t>
      </w:r>
    </w:p>
    <w:p w:rsidR="00000000" w:rsidDel="00000000" w:rsidP="00000000" w:rsidRDefault="00000000" w:rsidRPr="00000000" w14:paraId="00000255">
      <w:pPr>
        <w:spacing w:after="240" w:before="240" w:lineRule="auto"/>
        <w:rPr/>
      </w:pPr>
      <w:r w:rsidDel="00000000" w:rsidR="00000000" w:rsidRPr="00000000">
        <w:rPr>
          <w:rtl w:val="0"/>
        </w:rPr>
        <w:t xml:space="preserve">Durante este sprint se consolidaron tres roles principales:</w:t>
      </w:r>
    </w:p>
    <w:tbl>
      <w:tblPr>
        <w:tblStyle w:val="Table6"/>
        <w:tblW w:w="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5415"/>
        <w:tblGridChange w:id="0">
          <w:tblGrid>
            <w:gridCol w:w="2085"/>
            <w:gridCol w:w="54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after="240" w:before="240" w:lineRule="auto"/>
              <w:jc w:val="center"/>
              <w:rPr/>
            </w:pPr>
            <w:r w:rsidDel="00000000" w:rsidR="00000000" w:rsidRPr="00000000">
              <w:rPr>
                <w:rtl w:val="0"/>
              </w:rPr>
              <w:t xml:space="preserve">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after="240" w:before="240" w:lineRule="auto"/>
              <w:jc w:val="center"/>
              <w:rPr/>
            </w:pPr>
            <w:r w:rsidDel="00000000" w:rsidR="00000000" w:rsidRPr="00000000">
              <w:rPr>
                <w:rtl w:val="0"/>
              </w:rPr>
              <w:t xml:space="preserve">Responsabilidad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after="240" w:before="240" w:lineRule="auto"/>
              <w:rPr/>
            </w:pPr>
            <w:r w:rsidDel="00000000" w:rsidR="00000000" w:rsidRPr="00000000">
              <w:rPr>
                <w:rtl w:val="0"/>
              </w:rPr>
              <w:t xml:space="preserve">ADMIN_ROLE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after="240" w:before="240" w:lineRule="auto"/>
              <w:rPr/>
            </w:pPr>
            <w:r w:rsidDel="00000000" w:rsidR="00000000" w:rsidRPr="00000000">
              <w:rPr>
                <w:rtl w:val="0"/>
              </w:rPr>
              <w:t xml:space="preserve">Gestión administrativa, pausa y despausa del contrato.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after="240" w:before="240" w:lineRule="auto"/>
              <w:rPr/>
            </w:pPr>
            <w:r w:rsidDel="00000000" w:rsidR="00000000" w:rsidRPr="00000000">
              <w:rPr>
                <w:rtl w:val="0"/>
              </w:rPr>
              <w:t xml:space="preserve">MINTER_ROLE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after="240" w:before="240" w:lineRule="auto"/>
              <w:rPr/>
            </w:pPr>
            <w:r w:rsidDel="00000000" w:rsidR="00000000" w:rsidRPr="00000000">
              <w:rPr>
                <w:rtl w:val="0"/>
              </w:rPr>
              <w:t xml:space="preserve">Emisión controlada de puntos ECO.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240" w:before="240" w:lineRule="auto"/>
              <w:rPr/>
            </w:pPr>
            <w:r w:rsidDel="00000000" w:rsidR="00000000" w:rsidRPr="00000000">
              <w:rPr>
                <w:rtl w:val="0"/>
              </w:rPr>
              <w:t xml:space="preserve">EMERGENCY_ROLE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240" w:before="240" w:lineRule="auto"/>
              <w:rPr/>
            </w:pPr>
            <w:r w:rsidDel="00000000" w:rsidR="00000000" w:rsidRPr="00000000">
              <w:rPr>
                <w:rtl w:val="0"/>
              </w:rPr>
              <w:t xml:space="preserve">Ejecución de quema de emergencia con contrato pausado.</w:t>
            </w:r>
          </w:p>
        </w:tc>
      </w:tr>
    </w:tbl>
    <w:p w:rsidR="00000000" w:rsidDel="00000000" w:rsidP="00000000" w:rsidRDefault="00000000" w:rsidRPr="00000000" w14:paraId="0000025E">
      <w:pPr>
        <w:spacing w:after="240" w:before="240" w:lineRule="auto"/>
        <w:rPr/>
      </w:pPr>
      <w:r w:rsidDel="00000000" w:rsidR="00000000" w:rsidRPr="00000000">
        <w:rPr>
          <w:rtl w:val="0"/>
        </w:rPr>
        <w:t xml:space="preserve">Esta separación permite diferenciar responsabilidades y aplicar el principio de mínimo privilegio en futuras integraciones. </w:t>
      </w:r>
    </w:p>
    <w:p w:rsidR="00000000" w:rsidDel="00000000" w:rsidP="00000000" w:rsidRDefault="00000000" w:rsidRPr="00000000" w14:paraId="0000025F">
      <w:pPr>
        <w:pStyle w:val="Heading3"/>
        <w:rPr>
          <w:b w:val="1"/>
          <w:bCs w:val="1"/>
        </w:rPr>
      </w:pPr>
      <w:bookmarkStart w:colFirst="0" w:colLast="0" w:name="_heading=h.7blceqtrtckc" w:id="30"/>
      <w:bookmarkEnd w:id="30"/>
      <w:r w:rsidDel="00000000" w:rsidR="00000000" w:rsidRPr="00000000">
        <w:rPr>
          <w:b w:val="1"/>
          <w:bCs w:val="1"/>
          <w:rtl w:val="0"/>
        </w:rPr>
        <w:t xml:space="preserve">Diseño de eventos </w:t>
      </w:r>
    </w:p>
    <w:p w:rsidR="00000000" w:rsidDel="00000000" w:rsidP="00000000" w:rsidRDefault="00000000" w:rsidRPr="00000000" w14:paraId="00000260">
      <w:pPr>
        <w:spacing w:after="240" w:before="240" w:lineRule="auto"/>
        <w:rPr/>
      </w:pPr>
      <w:r w:rsidDel="00000000" w:rsidR="00000000" w:rsidRPr="00000000">
        <w:rPr>
          <w:rtl w:val="0"/>
        </w:rPr>
        <w:t xml:space="preserve">Se ampliaron los eventos del contrato para registrar operaciones relevantes.</w:t>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sdt>
        <w:sdtPr>
          <w:id w:val="1056997795"/>
          <w:tag w:val="goog_rdk_3"/>
        </w:sdtPr>
        <w:sdtContent>
          <w:tr>
            <w:trPr>
              <w:cantSplit w:val="0"/>
              <w:trHeight w:val="515" w:hRule="atLeast"/>
              <w:tblHeader w:val="1"/>
              <w:trPrChange w:author="Christian Villafañe" w:id="1" w:date="2026-07-27T12:58:00Z">
                <w:trPr>
                  <w:cantSplit w:val="0"/>
                  <w:trHeight w:val="51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 w:date="2026-07-27T12:58: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261">
                <w:pPr>
                  <w:jc w:val="center"/>
                  <w:rPr>
                    <w:b w:val="1"/>
                    <w:bCs w:val="1"/>
                  </w:rPr>
                </w:pPr>
                <w:r w:rsidDel="00000000" w:rsidR="00000000" w:rsidRPr="00000000">
                  <w:rPr>
                    <w:b w:val="1"/>
                    <w:bCs w:val="1"/>
                    <w:rtl w:val="0"/>
                  </w:rPr>
                  <w:t xml:space="preserve">Evento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 w:date="2026-07-27T12:58: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262">
                <w:pPr>
                  <w:jc w:val="center"/>
                  <w:rPr>
                    <w:b w:val="1"/>
                    <w:bCs w:val="1"/>
                  </w:rPr>
                </w:pPr>
                <w:r w:rsidDel="00000000" w:rsidR="00000000" w:rsidRPr="00000000">
                  <w:rPr>
                    <w:b w:val="1"/>
                    <w:bCs w:val="1"/>
                    <w:rtl w:val="0"/>
                  </w:rPr>
                  <w:t xml:space="preserve">Propósito</w:t>
                </w:r>
              </w:p>
            </w:tc>
          </w:tr>
        </w:sdtContent>
      </w:sdt>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rPr/>
            </w:pPr>
            <w:r w:rsidDel="00000000" w:rsidR="00000000" w:rsidRPr="00000000">
              <w:rPr>
                <w:rFonts w:ascii="Roboto Mono" w:cs="Roboto Mono" w:eastAsia="Roboto Mono" w:hAnsi="Roboto Mono"/>
                <w:rtl w:val="0"/>
              </w:rPr>
              <w:t xml:space="preserve">Minted(empresa, amount, material, peso)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rPr/>
            </w:pPr>
            <w:r w:rsidDel="00000000" w:rsidR="00000000" w:rsidRPr="00000000">
              <w:rPr>
                <w:rtl w:val="0"/>
              </w:rPr>
              <w:t xml:space="preserve">Registrar emisión de puntos ECO con información ambiental asociada.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rPr/>
            </w:pPr>
            <w:r w:rsidDel="00000000" w:rsidR="00000000" w:rsidRPr="00000000">
              <w:rPr>
                <w:rFonts w:ascii="Roboto Mono" w:cs="Roboto Mono" w:eastAsia="Roboto Mono" w:hAnsi="Roboto Mono"/>
                <w:rtl w:val="0"/>
              </w:rPr>
              <w:t xml:space="preserve">Paused(account)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rtl w:val="0"/>
              </w:rPr>
              <w:t xml:space="preserve">Registrar pausa del contrato.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rPr/>
            </w:pPr>
            <w:r w:rsidDel="00000000" w:rsidR="00000000" w:rsidRPr="00000000">
              <w:rPr>
                <w:rFonts w:ascii="Roboto Mono" w:cs="Roboto Mono" w:eastAsia="Roboto Mono" w:hAnsi="Roboto Mono"/>
                <w:rtl w:val="0"/>
              </w:rPr>
              <w:t xml:space="preserve">Unpaused(account)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rtl w:val="0"/>
              </w:rPr>
              <w:t xml:space="preserve">Registrar reanudación del contrato.</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Fonts w:ascii="Roboto Mono" w:cs="Roboto Mono" w:eastAsia="Roboto Mono" w:hAnsi="Roboto Mono"/>
                <w:rtl w:val="0"/>
              </w:rPr>
              <w:t xml:space="preserve">EmergencyBurn(target, amount,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Registrar quema de emergencia y motivo asociado.</w:t>
            </w:r>
          </w:p>
        </w:tc>
      </w:tr>
    </w:tbl>
    <w:p w:rsidR="00000000" w:rsidDel="00000000" w:rsidP="00000000" w:rsidRDefault="00000000" w:rsidRPr="00000000" w14:paraId="0000026B">
      <w:pPr>
        <w:spacing w:after="240" w:before="240" w:lineRule="auto"/>
        <w:rPr/>
      </w:pPr>
      <w:r w:rsidDel="00000000" w:rsidR="00000000" w:rsidRPr="00000000">
        <w:rPr>
          <w:rtl w:val="0"/>
        </w:rPr>
        <w:t xml:space="preserve">Estos eventos serán útiles para futuras consultas desde backend, reportes técnicos y trazabilidad del sistema.</w:t>
      </w:r>
    </w:p>
    <w:p w:rsidR="00000000" w:rsidDel="00000000" w:rsidP="00000000" w:rsidRDefault="00000000" w:rsidRPr="00000000" w14:paraId="0000026C">
      <w:pPr>
        <w:pStyle w:val="Heading3"/>
        <w:spacing w:after="240" w:before="240" w:lineRule="auto"/>
        <w:rPr>
          <w:b w:val="1"/>
          <w:bCs w:val="1"/>
        </w:rPr>
      </w:pPr>
      <w:bookmarkStart w:colFirst="0" w:colLast="0" w:name="_heading=h.7wbqvugptsy" w:id="31"/>
      <w:bookmarkEnd w:id="31"/>
      <w:r w:rsidDel="00000000" w:rsidR="00000000" w:rsidRPr="00000000">
        <w:rPr>
          <w:b w:val="1"/>
          <w:bCs w:val="1"/>
          <w:rtl w:val="0"/>
        </w:rPr>
        <w:t xml:space="preserve">Diseño de pausa y control de operaciones </w:t>
      </w:r>
    </w:p>
    <w:p w:rsidR="00000000" w:rsidDel="00000000" w:rsidP="00000000" w:rsidRDefault="00000000" w:rsidRPr="00000000" w14:paraId="0000026D">
      <w:pPr>
        <w:spacing w:after="240" w:before="240" w:lineRule="auto"/>
        <w:rPr/>
      </w:pPr>
      <w:r w:rsidDel="00000000" w:rsidR="00000000" w:rsidRPr="00000000">
        <w:rPr>
          <w:rtl w:val="0"/>
        </w:rPr>
        <w:t xml:space="preserve">El contrato fue diseñado para bloquear operaciones críticas mientras se encuentra pausado. La pausa impide mint y transferencias comunes, evitando que tokens potencialmente incorrectos sigan circulando durante un incidente.</w:t>
      </w:r>
    </w:p>
    <w:p w:rsidR="00000000" w:rsidDel="00000000" w:rsidP="00000000" w:rsidRDefault="00000000" w:rsidRPr="00000000" w14:paraId="0000026E">
      <w:pPr>
        <w:spacing w:after="240" w:before="240" w:lineRule="auto"/>
        <w:rPr/>
      </w:pPr>
      <w:r w:rsidDel="00000000" w:rsidR="00000000" w:rsidRPr="00000000">
        <w:rPr>
          <w:rtl w:val="0"/>
        </w:rPr>
        <w:t xml:space="preserve">La única operación permitida durante la pausa es la quema de emergencia ejecutada por una cuenta con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heading=h.jtdbrzvm6ka4" w:id="32"/>
      <w:bookmarkEnd w:id="32"/>
      <w:r w:rsidDel="00000000" w:rsidR="00000000" w:rsidRPr="00000000">
        <w:rPr>
          <w:b w:val="1"/>
          <w:bCs w:val="1"/>
          <w:color w:val="000000"/>
          <w:sz w:val="26"/>
          <w:szCs w:val="26"/>
          <w:rtl w:val="0"/>
        </w:rPr>
        <w:t xml:space="preserve">Diseño de pruebas</w:t>
      </w:r>
    </w:p>
    <w:p w:rsidR="00000000" w:rsidDel="00000000" w:rsidP="00000000" w:rsidRDefault="00000000" w:rsidRPr="00000000" w14:paraId="00000270">
      <w:pPr>
        <w:spacing w:after="240" w:before="240" w:lineRule="auto"/>
        <w:rPr/>
      </w:pPr>
      <w:r w:rsidDel="00000000" w:rsidR="00000000" w:rsidRPr="00000000">
        <w:rPr>
          <w:rtl w:val="0"/>
        </w:rPr>
        <w:t xml:space="preserve">La suite de pruebas fue ampliada en Foundry. Se mantuvieron los tests unitarios del Sprint 1 y se agregaron pruebas para:</w:t>
      </w:r>
    </w:p>
    <w:p w:rsidR="00000000" w:rsidDel="00000000" w:rsidP="00000000" w:rsidRDefault="00000000" w:rsidRPr="00000000" w14:paraId="00000271">
      <w:pPr>
        <w:numPr>
          <w:ilvl w:val="0"/>
          <w:numId w:val="4"/>
        </w:numPr>
        <w:spacing w:before="240" w:lineRule="auto"/>
        <w:ind w:left="720" w:hanging="360"/>
        <w:rPr/>
      </w:pPr>
      <w:r w:rsidDel="00000000" w:rsidR="00000000" w:rsidRPr="00000000">
        <w:rPr>
          <w:rtl w:val="0"/>
        </w:rPr>
        <w:t xml:space="preserve">mint con material y peso;</w:t>
      </w:r>
    </w:p>
    <w:p w:rsidR="00000000" w:rsidDel="00000000" w:rsidP="00000000" w:rsidRDefault="00000000" w:rsidRPr="00000000" w14:paraId="00000272">
      <w:pPr>
        <w:numPr>
          <w:ilvl w:val="0"/>
          <w:numId w:val="4"/>
        </w:numPr>
        <w:ind w:left="720" w:hanging="360"/>
        <w:rPr/>
      </w:pPr>
      <w:r w:rsidDel="00000000" w:rsidR="00000000" w:rsidRPr="00000000">
        <w:rPr>
          <w:rtl w:val="0"/>
        </w:rPr>
        <w:t xml:space="preserve">emisión de 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w:t>
      </w:r>
    </w:p>
    <w:p w:rsidR="00000000" w:rsidDel="00000000" w:rsidP="00000000" w:rsidRDefault="00000000" w:rsidRPr="00000000" w14:paraId="00000273">
      <w:pPr>
        <w:numPr>
          <w:ilvl w:val="0"/>
          <w:numId w:val="4"/>
        </w:numPr>
        <w:ind w:left="720" w:hanging="360"/>
        <w:rPr/>
      </w:pPr>
      <w:r w:rsidDel="00000000" w:rsidR="00000000" w:rsidRPr="00000000">
        <w:rPr>
          <w:rtl w:val="0"/>
        </w:rPr>
        <w:t xml:space="preserve">restricción de permisos por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w:t>
      </w:r>
    </w:p>
    <w:p w:rsidR="00000000" w:rsidDel="00000000" w:rsidP="00000000" w:rsidRDefault="00000000" w:rsidRPr="00000000" w14:paraId="00000274">
      <w:pPr>
        <w:numPr>
          <w:ilvl w:val="0"/>
          <w:numId w:val="4"/>
        </w:numPr>
        <w:ind w:left="720" w:hanging="360"/>
        <w:rPr/>
      </w:pPr>
      <w:r w:rsidDel="00000000" w:rsidR="00000000" w:rsidRPr="00000000">
        <w:rPr>
          <w:rtl w:val="0"/>
        </w:rPr>
        <w:t xml:space="preserve">pausa y despausa;</w:t>
      </w:r>
    </w:p>
    <w:p w:rsidR="00000000" w:rsidDel="00000000" w:rsidP="00000000" w:rsidRDefault="00000000" w:rsidRPr="00000000" w14:paraId="00000275">
      <w:pPr>
        <w:numPr>
          <w:ilvl w:val="0"/>
          <w:numId w:val="4"/>
        </w:numPr>
        <w:ind w:left="720" w:hanging="360"/>
        <w:rPr/>
      </w:pPr>
      <w:r w:rsidDel="00000000" w:rsidR="00000000" w:rsidRPr="00000000">
        <w:rPr>
          <w:rtl w:val="0"/>
        </w:rPr>
        <w:t xml:space="preserve">restricción de pausa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w:t>
      </w:r>
    </w:p>
    <w:p w:rsidR="00000000" w:rsidDel="00000000" w:rsidP="00000000" w:rsidRDefault="00000000" w:rsidRPr="00000000" w14:paraId="00000276">
      <w:pPr>
        <w:numPr>
          <w:ilvl w:val="0"/>
          <w:numId w:val="4"/>
        </w:numPr>
        <w:ind w:left="720" w:hanging="360"/>
        <w:rPr/>
      </w:pPr>
      <w:r w:rsidDel="00000000" w:rsidR="00000000" w:rsidRPr="00000000">
        <w:rPr>
          <w:rtl w:val="0"/>
        </w:rPr>
        <w:t xml:space="preserve">bloqueo de mint y transferencias mientras el contrato está pausado;</w:t>
      </w:r>
    </w:p>
    <w:p w:rsidR="00000000" w:rsidDel="00000000" w:rsidP="00000000" w:rsidRDefault="00000000" w:rsidRPr="00000000" w14:paraId="00000277">
      <w:pPr>
        <w:numPr>
          <w:ilvl w:val="0"/>
          <w:numId w:val="4"/>
        </w:numPr>
        <w:ind w:left="720" w:hanging="360"/>
        <w:rPr/>
      </w:pPr>
      <w:r w:rsidDel="00000000" w:rsidR="00000000" w:rsidRPr="00000000">
        <w:rPr>
          <w:rtl w:val="0"/>
        </w:rPr>
        <w:t xml:space="preserve">ejecución correcta de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w:t>
      </w:r>
    </w:p>
    <w:p w:rsidR="00000000" w:rsidDel="00000000" w:rsidP="00000000" w:rsidRDefault="00000000" w:rsidRPr="00000000" w14:paraId="00000278">
      <w:pPr>
        <w:numPr>
          <w:ilvl w:val="0"/>
          <w:numId w:val="4"/>
        </w:numPr>
        <w:ind w:left="720" w:hanging="360"/>
        <w:rPr/>
      </w:pPr>
      <w:r w:rsidDel="00000000" w:rsidR="00000000" w:rsidRPr="00000000">
        <w:rPr>
          <w:rtl w:val="0"/>
        </w:rPr>
        <w:t xml:space="preserve">reversión de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si el contrato no está pausado;</w:t>
      </w:r>
    </w:p>
    <w:p w:rsidR="00000000" w:rsidDel="00000000" w:rsidP="00000000" w:rsidRDefault="00000000" w:rsidRPr="00000000" w14:paraId="00000279">
      <w:pPr>
        <w:numPr>
          <w:ilvl w:val="0"/>
          <w:numId w:val="4"/>
        </w:numPr>
        <w:ind w:left="720" w:hanging="360"/>
        <w:rPr/>
      </w:pPr>
      <w:r w:rsidDel="00000000" w:rsidR="00000000" w:rsidRPr="00000000">
        <w:rPr>
          <w:rtl w:val="0"/>
        </w:rPr>
        <w:t xml:space="preserve">reversión de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sin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7A">
      <w:pPr>
        <w:numPr>
          <w:ilvl w:val="0"/>
          <w:numId w:val="4"/>
        </w:numPr>
        <w:spacing w:after="240" w:lineRule="auto"/>
        <w:ind w:left="720" w:hanging="360"/>
        <w:rPr/>
      </w:pPr>
      <w:r w:rsidDel="00000000" w:rsidR="00000000" w:rsidRPr="00000000">
        <w:rPr>
          <w:rtl w:val="0"/>
        </w:rPr>
        <w:t xml:space="preserve">fuzzing sobre mint, pausa y quema de emergencia.</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heading=h.d4go7er72j5u" w:id="33"/>
      <w:bookmarkEnd w:id="33"/>
      <w:r w:rsidDel="00000000" w:rsidR="00000000" w:rsidRPr="00000000">
        <w:rPr>
          <w:b w:val="1"/>
          <w:bCs w:val="1"/>
          <w:color w:val="000000"/>
          <w:sz w:val="26"/>
          <w:szCs w:val="26"/>
          <w:rtl w:val="0"/>
        </w:rPr>
        <w:t xml:space="preserve">Diseño de CI</w:t>
      </w:r>
    </w:p>
    <w:p w:rsidR="00000000" w:rsidDel="00000000" w:rsidP="00000000" w:rsidRDefault="00000000" w:rsidRPr="00000000" w14:paraId="0000027C">
      <w:pPr>
        <w:spacing w:after="240" w:before="240" w:lineRule="auto"/>
        <w:rPr/>
      </w:pPr>
      <w:r w:rsidDel="00000000" w:rsidR="00000000" w:rsidRPr="00000000">
        <w:rPr>
          <w:rtl w:val="0"/>
        </w:rPr>
        <w:t xml:space="preserve">El workflow de GitHub Actions fue mantenido y ampliado para validar la capa de contratos. En particular, se agregó control de cobertura mínima para funciones del contrato.</w:t>
      </w:r>
    </w:p>
    <w:p w:rsidR="00000000" w:rsidDel="00000000" w:rsidP="00000000" w:rsidRDefault="00000000" w:rsidRPr="00000000" w14:paraId="0000027D">
      <w:pPr>
        <w:spacing w:after="240" w:before="240" w:lineRule="auto"/>
        <w:rPr/>
      </w:pPr>
      <w:r w:rsidDel="00000000" w:rsidR="00000000" w:rsidRPr="00000000">
        <w:rPr>
          <w:rtl w:val="0"/>
        </w:rPr>
        <w:t xml:space="preserve">El CI ejecuta:</w:t>
      </w:r>
    </w:p>
    <w:p w:rsidR="00000000" w:rsidDel="00000000" w:rsidP="00000000" w:rsidRDefault="00000000" w:rsidRPr="00000000" w14:paraId="0000027E">
      <w:pPr>
        <w:numPr>
          <w:ilvl w:val="0"/>
          <w:numId w:val="20"/>
        </w:numPr>
        <w:spacing w:before="240" w:lineRule="auto"/>
        <w:ind w:left="720" w:hanging="360"/>
        <w:rPr/>
      </w:pPr>
      <w:r w:rsidDel="00000000" w:rsidR="00000000" w:rsidRPr="00000000">
        <w:rPr>
          <w:rtl w:val="0"/>
        </w:rPr>
        <w:t xml:space="preserve">formato de contratos;</w:t>
      </w:r>
    </w:p>
    <w:p w:rsidR="00000000" w:rsidDel="00000000" w:rsidP="00000000" w:rsidRDefault="00000000" w:rsidRPr="00000000" w14:paraId="0000027F">
      <w:pPr>
        <w:numPr>
          <w:ilvl w:val="0"/>
          <w:numId w:val="20"/>
        </w:numPr>
        <w:ind w:left="720" w:hanging="360"/>
        <w:rPr/>
      </w:pPr>
      <w:r w:rsidDel="00000000" w:rsidR="00000000" w:rsidRPr="00000000">
        <w:rPr>
          <w:rtl w:val="0"/>
        </w:rPr>
        <w:t xml:space="preserve">build de contratos;</w:t>
      </w:r>
    </w:p>
    <w:p w:rsidR="00000000" w:rsidDel="00000000" w:rsidP="00000000" w:rsidRDefault="00000000" w:rsidRPr="00000000" w14:paraId="00000280">
      <w:pPr>
        <w:numPr>
          <w:ilvl w:val="0"/>
          <w:numId w:val="20"/>
        </w:numPr>
        <w:ind w:left="720" w:hanging="360"/>
        <w:rPr/>
      </w:pPr>
      <w:r w:rsidDel="00000000" w:rsidR="00000000" w:rsidRPr="00000000">
        <w:rPr>
          <w:rtl w:val="0"/>
        </w:rPr>
        <w:t xml:space="preserve">tests de Foundry;</w:t>
      </w:r>
    </w:p>
    <w:p w:rsidR="00000000" w:rsidDel="00000000" w:rsidP="00000000" w:rsidRDefault="00000000" w:rsidRPr="00000000" w14:paraId="00000281">
      <w:pPr>
        <w:numPr>
          <w:ilvl w:val="0"/>
          <w:numId w:val="20"/>
        </w:numPr>
        <w:spacing w:after="240" w:lineRule="auto"/>
        <w:ind w:left="720" w:hanging="360"/>
        <w:rPr/>
      </w:pPr>
      <w:r w:rsidDel="00000000" w:rsidR="00000000" w:rsidRPr="00000000">
        <w:rPr>
          <w:rtl w:val="0"/>
        </w:rPr>
        <w:t xml:space="preserve">cobertura mínima de funciones.</w:t>
      </w:r>
    </w:p>
    <w:p w:rsidR="00000000" w:rsidDel="00000000" w:rsidP="00000000" w:rsidRDefault="00000000" w:rsidRPr="00000000" w14:paraId="00000282">
      <w:pPr>
        <w:spacing w:after="240" w:before="240" w:lineRule="auto"/>
        <w:rPr/>
      </w:pPr>
      <w:r w:rsidDel="00000000" w:rsidR="00000000" w:rsidRPr="00000000">
        <w:rPr>
          <w:rtl w:val="0"/>
        </w:rPr>
        <w:t xml:space="preserve">Esto permite detectar errores antes de integrar cambios a ramas principales.</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heading=h.437g6oqyzqa2" w:id="34"/>
      <w:bookmarkEnd w:id="34"/>
      <w:r w:rsidDel="00000000" w:rsidR="00000000" w:rsidRPr="00000000">
        <w:rPr>
          <w:b w:val="1"/>
          <w:bCs w:val="1"/>
          <w:color w:val="000000"/>
          <w:sz w:val="26"/>
          <w:szCs w:val="26"/>
          <w:rtl w:val="0"/>
        </w:rPr>
        <w:t xml:space="preserve">Diseño de infraestructura local</w:t>
      </w:r>
    </w:p>
    <w:p w:rsidR="00000000" w:rsidDel="00000000" w:rsidP="00000000" w:rsidRDefault="00000000" w:rsidRPr="00000000" w14:paraId="00000284">
      <w:pPr>
        <w:spacing w:after="240" w:before="240" w:lineRule="auto"/>
        <w:rPr/>
      </w:pPr>
      <w:r w:rsidDel="00000000" w:rsidR="00000000" w:rsidRPr="00000000">
        <w:rPr>
          <w:rtl w:val="0"/>
        </w:rPr>
        <w:t xml:space="preserve">Se extendió Docker Compose para levantar servicios mínimos del proyecto. La configuración incluye:</w:t>
      </w:r>
    </w:p>
    <w:p w:rsidR="00000000" w:rsidDel="00000000" w:rsidP="00000000" w:rsidRDefault="00000000" w:rsidRPr="00000000" w14:paraId="00000285">
      <w:pPr>
        <w:numPr>
          <w:ilvl w:val="0"/>
          <w:numId w:val="24"/>
        </w:numPr>
        <w:spacing w:before="240" w:lineRule="auto"/>
        <w:ind w:left="720" w:hanging="360"/>
        <w:rPr/>
      </w:pPr>
      <w:r w:rsidDel="00000000" w:rsidR="00000000" w:rsidRPr="00000000">
        <w:rPr>
          <w:rtl w:val="0"/>
        </w:rPr>
        <w:t xml:space="preserve">PostgreSQL.</w:t>
      </w:r>
    </w:p>
    <w:p w:rsidR="00000000" w:rsidDel="00000000" w:rsidP="00000000" w:rsidRDefault="00000000" w:rsidRPr="00000000" w14:paraId="00000286">
      <w:pPr>
        <w:numPr>
          <w:ilvl w:val="0"/>
          <w:numId w:val="24"/>
        </w:numPr>
        <w:ind w:left="720" w:hanging="360"/>
        <w:rPr/>
      </w:pPr>
      <w:r w:rsidDel="00000000" w:rsidR="00000000" w:rsidRPr="00000000">
        <w:rPr>
          <w:rtl w:val="0"/>
        </w:rPr>
        <w:t xml:space="preserve">Backend.</w:t>
      </w:r>
    </w:p>
    <w:p w:rsidR="00000000" w:rsidDel="00000000" w:rsidP="00000000" w:rsidRDefault="00000000" w:rsidRPr="00000000" w14:paraId="00000287">
      <w:pPr>
        <w:numPr>
          <w:ilvl w:val="0"/>
          <w:numId w:val="24"/>
        </w:numPr>
        <w:spacing w:after="240" w:lineRule="auto"/>
        <w:ind w:left="720" w:hanging="360"/>
        <w:rPr/>
      </w:pPr>
      <w:r w:rsidDel="00000000" w:rsidR="00000000" w:rsidRPr="00000000">
        <w:rPr>
          <w:rtl w:val="0"/>
        </w:rPr>
        <w:t xml:space="preserve">Frontend.</w:t>
      </w:r>
    </w:p>
    <w:p w:rsidR="00000000" w:rsidDel="00000000" w:rsidP="00000000" w:rsidRDefault="00000000" w:rsidRPr="00000000" w14:paraId="00000288">
      <w:pPr>
        <w:spacing w:after="240" w:before="240" w:lineRule="auto"/>
        <w:rPr/>
      </w:pPr>
      <w:r w:rsidDel="00000000" w:rsidR="00000000" w:rsidRPr="00000000">
        <w:rPr>
          <w:rtl w:val="0"/>
        </w:rPr>
        <w:t xml:space="preserve">También se documentaron variables de entorno necesarias en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incluyendo puertos, URL de base de datos, configuración de backend, configuración de frontend y placeholders para variables asociadas a Sepolia.</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heading=h.i10wyrtt14qe" w:id="35"/>
      <w:bookmarkEnd w:id="35"/>
      <w:r w:rsidDel="00000000" w:rsidR="00000000" w:rsidRPr="00000000">
        <w:rPr>
          <w:b w:val="1"/>
          <w:bCs w:val="1"/>
          <w:color w:val="000000"/>
          <w:sz w:val="26"/>
          <w:szCs w:val="26"/>
          <w:rtl w:val="0"/>
        </w:rPr>
        <w:t xml:space="preserve">Diseño de despliegue en Sepolia</w:t>
      </w:r>
    </w:p>
    <w:p w:rsidR="00000000" w:rsidDel="00000000" w:rsidP="00000000" w:rsidRDefault="00000000" w:rsidRPr="00000000" w14:paraId="0000028A">
      <w:pPr>
        <w:spacing w:after="240" w:before="240" w:lineRule="auto"/>
        <w:rPr/>
      </w:pPr>
      <w:r w:rsidDel="00000000" w:rsidR="00000000" w:rsidRPr="00000000">
        <w:rPr>
          <w:rtl w:val="0"/>
        </w:rPr>
        <w:t xml:space="preserve">El contrato fue desplegado y verificado en Sepolia. La documentación del despliegue incluye:</w:t>
      </w:r>
    </w:p>
    <w:p w:rsidR="00000000" w:rsidDel="00000000" w:rsidP="00000000" w:rsidRDefault="00000000" w:rsidRPr="00000000" w14:paraId="0000028B">
      <w:pPr>
        <w:numPr>
          <w:ilvl w:val="0"/>
          <w:numId w:val="30"/>
        </w:numPr>
        <w:spacing w:before="240" w:lineRule="auto"/>
        <w:ind w:left="720" w:hanging="360"/>
        <w:rPr/>
      </w:pPr>
      <w:r w:rsidDel="00000000" w:rsidR="00000000" w:rsidRPr="00000000">
        <w:rPr>
          <w:rtl w:val="0"/>
        </w:rPr>
        <w:t xml:space="preserve">dirección del contrato;</w:t>
      </w:r>
    </w:p>
    <w:p w:rsidR="00000000" w:rsidDel="00000000" w:rsidP="00000000" w:rsidRDefault="00000000" w:rsidRPr="00000000" w14:paraId="0000028C">
      <w:pPr>
        <w:numPr>
          <w:ilvl w:val="0"/>
          <w:numId w:val="30"/>
        </w:numPr>
        <w:ind w:left="720" w:hanging="360"/>
        <w:rPr/>
      </w:pPr>
      <w:r w:rsidDel="00000000" w:rsidR="00000000" w:rsidRPr="00000000">
        <w:rPr>
          <w:rtl w:val="0"/>
        </w:rPr>
        <w:t xml:space="preserve">transacción de deploy;</w:t>
      </w:r>
    </w:p>
    <w:p w:rsidR="00000000" w:rsidDel="00000000" w:rsidP="00000000" w:rsidRDefault="00000000" w:rsidRPr="00000000" w14:paraId="0000028D">
      <w:pPr>
        <w:numPr>
          <w:ilvl w:val="0"/>
          <w:numId w:val="30"/>
        </w:numPr>
        <w:ind w:left="720" w:hanging="360"/>
        <w:rPr/>
      </w:pPr>
      <w:r w:rsidDel="00000000" w:rsidR="00000000" w:rsidRPr="00000000">
        <w:rPr>
          <w:rtl w:val="0"/>
        </w:rPr>
        <w:t xml:space="preserve">bloque;</w:t>
      </w:r>
    </w:p>
    <w:p w:rsidR="00000000" w:rsidDel="00000000" w:rsidP="00000000" w:rsidRDefault="00000000" w:rsidRPr="00000000" w14:paraId="0000028E">
      <w:pPr>
        <w:numPr>
          <w:ilvl w:val="0"/>
          <w:numId w:val="30"/>
        </w:numPr>
        <w:ind w:left="720" w:hanging="360"/>
        <w:rPr/>
      </w:pPr>
      <w:r w:rsidDel="00000000" w:rsidR="00000000" w:rsidRPr="00000000">
        <w:rPr>
          <w:rtl w:val="0"/>
        </w:rPr>
        <w:t xml:space="preserve">cap;</w:t>
      </w:r>
    </w:p>
    <w:p w:rsidR="00000000" w:rsidDel="00000000" w:rsidP="00000000" w:rsidRDefault="00000000" w:rsidRPr="00000000" w14:paraId="0000028F">
      <w:pPr>
        <w:numPr>
          <w:ilvl w:val="0"/>
          <w:numId w:val="30"/>
        </w:numPr>
        <w:ind w:left="720" w:hanging="360"/>
        <w:rPr/>
      </w:pPr>
      <w:r w:rsidDel="00000000" w:rsidR="00000000" w:rsidRPr="00000000">
        <w:rPr>
          <w:rtl w:val="0"/>
        </w:rPr>
        <w:t xml:space="preserve">roles asociados a la Vault Address;</w:t>
      </w:r>
    </w:p>
    <w:p w:rsidR="00000000" w:rsidDel="00000000" w:rsidP="00000000" w:rsidRDefault="00000000" w:rsidRPr="00000000" w14:paraId="00000290">
      <w:pPr>
        <w:numPr>
          <w:ilvl w:val="0"/>
          <w:numId w:val="30"/>
        </w:numPr>
        <w:ind w:left="720" w:hanging="360"/>
        <w:rPr/>
      </w:pPr>
      <w:r w:rsidDel="00000000" w:rsidR="00000000" w:rsidRPr="00000000">
        <w:rPr>
          <w:rtl w:val="0"/>
        </w:rPr>
        <w:t xml:space="preserve">link a Etherscan;</w:t>
      </w:r>
    </w:p>
    <w:p w:rsidR="00000000" w:rsidDel="00000000" w:rsidP="00000000" w:rsidRDefault="00000000" w:rsidRPr="00000000" w14:paraId="00000291">
      <w:pPr>
        <w:numPr>
          <w:ilvl w:val="0"/>
          <w:numId w:val="30"/>
        </w:numPr>
        <w:spacing w:after="240" w:lineRule="auto"/>
        <w:ind w:left="720" w:hanging="360"/>
        <w:rPr/>
      </w:pPr>
      <w:r w:rsidDel="00000000" w:rsidR="00000000" w:rsidRPr="00000000">
        <w:rPr>
          <w:rtl w:val="0"/>
        </w:rPr>
        <w:t xml:space="preserve">comandos de deploy y verificación.</w:t>
      </w:r>
    </w:p>
    <w:p w:rsidR="00000000" w:rsidDel="00000000" w:rsidP="00000000" w:rsidRDefault="00000000" w:rsidRPr="00000000" w14:paraId="00000292">
      <w:pPr>
        <w:spacing w:after="240" w:before="240" w:lineRule="auto"/>
        <w:rPr/>
      </w:pPr>
      <w:r w:rsidDel="00000000" w:rsidR="00000000" w:rsidRPr="00000000">
        <w:rPr>
          <w:rtl w:val="0"/>
        </w:rPr>
        <w:t xml:space="preserve">Este diseño permite utilizar Sepolia como entorno de prueba para futuras integraciones backend-blockchain.</w:t>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pStyle w:val="Heading2"/>
        <w:spacing w:after="240" w:before="240" w:lineRule="auto"/>
        <w:rPr/>
      </w:pPr>
      <w:bookmarkStart w:colFirst="0" w:colLast="0" w:name="_heading=h.ksjknwr1lhyb" w:id="36"/>
      <w:bookmarkEnd w:id="36"/>
      <w:r w:rsidDel="00000000" w:rsidR="00000000" w:rsidRPr="00000000">
        <w:rPr>
          <w:rtl w:val="0"/>
        </w:rPr>
      </w:r>
    </w:p>
    <w:p w:rsidR="00000000" w:rsidDel="00000000" w:rsidP="00000000" w:rsidRDefault="00000000" w:rsidRPr="00000000" w14:paraId="00000295">
      <w:pPr>
        <w:pStyle w:val="Heading2"/>
        <w:spacing w:after="240" w:before="240" w:lineRule="auto"/>
        <w:rPr/>
      </w:pPr>
      <w:bookmarkStart w:colFirst="0" w:colLast="0" w:name="_heading=h.pihpoklavavo" w:id="37"/>
      <w:bookmarkEnd w:id="37"/>
      <w:r w:rsidDel="00000000" w:rsidR="00000000" w:rsidRPr="00000000">
        <w:rPr>
          <w:rtl w:val="0"/>
        </w:rPr>
        <w:t xml:space="preserve">Documentación de testeo y pruebas del sprint</w:t>
      </w:r>
    </w:p>
    <w:p w:rsidR="00000000" w:rsidDel="00000000" w:rsidP="00000000" w:rsidRDefault="00000000" w:rsidRPr="00000000" w14:paraId="00000296">
      <w:pPr>
        <w:spacing w:after="240" w:before="240" w:lineRule="auto"/>
        <w:rPr/>
      </w:pPr>
      <w:r w:rsidDel="00000000" w:rsidR="00000000" w:rsidRPr="00000000">
        <w:rPr>
          <w:rtl w:val="0"/>
        </w:rPr>
        <w:t xml:space="preserve">Durante el Sprint 2 se amplió significativamente la validación técnica del contrato ECOToken mediante pruebas unitarias y fuzzing en Foundry.</w:t>
      </w:r>
    </w:p>
    <w:p w:rsidR="00000000" w:rsidDel="00000000" w:rsidP="00000000" w:rsidRDefault="00000000" w:rsidRPr="00000000" w14:paraId="00000297">
      <w:pPr>
        <w:spacing w:after="240" w:before="240" w:lineRule="auto"/>
        <w:rPr/>
      </w:pPr>
      <w:r w:rsidDel="00000000" w:rsidR="00000000" w:rsidRPr="00000000">
        <w:rPr>
          <w:rtl w:val="0"/>
        </w:rPr>
        <w:t xml:space="preserve">El objetivo principal de las pruebas fue verificar que las nuevas funcionalidades del contrato cumplan con los criterios de aceptación definidos para las historias del Sprint 2.</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heading=h.s4995jd7oedl" w:id="38"/>
      <w:bookmarkEnd w:id="38"/>
      <w:r w:rsidDel="00000000" w:rsidR="00000000" w:rsidRPr="00000000">
        <w:rPr>
          <w:b w:val="1"/>
          <w:bCs w:val="1"/>
          <w:color w:val="000000"/>
          <w:sz w:val="26"/>
          <w:szCs w:val="26"/>
          <w:rtl w:val="0"/>
        </w:rPr>
        <w:t xml:space="preserve">Pruebas sobre mint con trazabilidad</w:t>
      </w:r>
    </w:p>
    <w:p w:rsidR="00000000" w:rsidDel="00000000" w:rsidP="00000000" w:rsidRDefault="00000000" w:rsidRPr="00000000" w14:paraId="00000299">
      <w:pPr>
        <w:spacing w:after="240" w:before="240" w:lineRule="auto"/>
        <w:rPr/>
      </w:pPr>
      <w:r w:rsidDel="00000000" w:rsidR="00000000" w:rsidRPr="00000000">
        <w:rPr>
          <w:rtl w:val="0"/>
        </w:rPr>
        <w:t xml:space="preserve">Para la historia E2-HU02 se probaron los siguientes casos:</w:t>
      </w:r>
    </w:p>
    <w:p w:rsidR="00000000" w:rsidDel="00000000" w:rsidP="00000000" w:rsidRDefault="00000000" w:rsidRPr="00000000" w14:paraId="0000029A">
      <w:pPr>
        <w:numPr>
          <w:ilvl w:val="0"/>
          <w:numId w:val="12"/>
        </w:numPr>
        <w:spacing w:before="240" w:lineRule="auto"/>
        <w:ind w:left="720" w:hanging="360"/>
        <w:rPr/>
      </w:pPr>
      <w:r w:rsidDel="00000000" w:rsidR="00000000" w:rsidRPr="00000000">
        <w:rPr>
          <w:rtl w:val="0"/>
        </w:rPr>
        <w:t xml:space="preserve">emisión correcta por cuenta con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w:t>
      </w:r>
    </w:p>
    <w:p w:rsidR="00000000" w:rsidDel="00000000" w:rsidP="00000000" w:rsidRDefault="00000000" w:rsidRPr="00000000" w14:paraId="0000029B">
      <w:pPr>
        <w:numPr>
          <w:ilvl w:val="0"/>
          <w:numId w:val="12"/>
        </w:numPr>
        <w:ind w:left="720" w:hanging="360"/>
        <w:rPr/>
      </w:pPr>
      <w:r w:rsidDel="00000000" w:rsidR="00000000" w:rsidRPr="00000000">
        <w:rPr>
          <w:rtl w:val="0"/>
        </w:rPr>
        <w:t xml:space="preserve">actualización correcta del balance;</w:t>
      </w:r>
    </w:p>
    <w:p w:rsidR="00000000" w:rsidDel="00000000" w:rsidP="00000000" w:rsidRDefault="00000000" w:rsidRPr="00000000" w14:paraId="0000029C">
      <w:pPr>
        <w:numPr>
          <w:ilvl w:val="0"/>
          <w:numId w:val="12"/>
        </w:numPr>
        <w:ind w:left="720" w:hanging="360"/>
        <w:rPr/>
      </w:pPr>
      <w:r w:rsidDel="00000000" w:rsidR="00000000" w:rsidRPr="00000000">
        <w:rPr>
          <w:rtl w:val="0"/>
        </w:rPr>
        <w:t xml:space="preserve">actualización correcta del total supply;</w:t>
      </w:r>
    </w:p>
    <w:p w:rsidR="00000000" w:rsidDel="00000000" w:rsidP="00000000" w:rsidRDefault="00000000" w:rsidRPr="00000000" w14:paraId="0000029D">
      <w:pPr>
        <w:numPr>
          <w:ilvl w:val="0"/>
          <w:numId w:val="12"/>
        </w:numPr>
        <w:ind w:left="720" w:hanging="360"/>
        <w:rPr/>
      </w:pPr>
      <w:r w:rsidDel="00000000" w:rsidR="00000000" w:rsidRPr="00000000">
        <w:rPr>
          <w:rtl w:val="0"/>
        </w:rPr>
        <w:t xml:space="preserve">reversión al intentar mintear por encima del cap;</w:t>
      </w:r>
    </w:p>
    <w:p w:rsidR="00000000" w:rsidDel="00000000" w:rsidP="00000000" w:rsidRDefault="00000000" w:rsidRPr="00000000" w14:paraId="0000029E">
      <w:pPr>
        <w:numPr>
          <w:ilvl w:val="0"/>
          <w:numId w:val="12"/>
        </w:numPr>
        <w:ind w:left="720" w:hanging="360"/>
        <w:rPr/>
      </w:pPr>
      <w:r w:rsidDel="00000000" w:rsidR="00000000" w:rsidRPr="00000000">
        <w:rPr>
          <w:rtl w:val="0"/>
        </w:rPr>
        <w:t xml:space="preserve">reversión al intentar mintear desde una cuenta sin rol;</w:t>
      </w:r>
    </w:p>
    <w:p w:rsidR="00000000" w:rsidDel="00000000" w:rsidP="00000000" w:rsidRDefault="00000000" w:rsidRPr="00000000" w14:paraId="0000029F">
      <w:pPr>
        <w:numPr>
          <w:ilvl w:val="0"/>
          <w:numId w:val="12"/>
        </w:numPr>
        <w:ind w:left="720" w:hanging="360"/>
        <w:rPr/>
      </w:pPr>
      <w:r w:rsidDel="00000000" w:rsidR="00000000" w:rsidRPr="00000000">
        <w:rPr>
          <w:rtl w:val="0"/>
        </w:rPr>
        <w:t xml:space="preserve">reversión al intentar mintear hacia address cero;</w:t>
      </w:r>
    </w:p>
    <w:p w:rsidR="00000000" w:rsidDel="00000000" w:rsidP="00000000" w:rsidRDefault="00000000" w:rsidRPr="00000000" w14:paraId="000002A0">
      <w:pPr>
        <w:numPr>
          <w:ilvl w:val="0"/>
          <w:numId w:val="12"/>
        </w:numPr>
        <w:ind w:left="720" w:hanging="360"/>
        <w:rPr/>
      </w:pPr>
      <w:r w:rsidDel="00000000" w:rsidR="00000000" w:rsidRPr="00000000">
        <w:rPr>
          <w:rtl w:val="0"/>
        </w:rPr>
        <w:t xml:space="preserve">emisión del 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w:t>
      </w:r>
    </w:p>
    <w:p w:rsidR="00000000" w:rsidDel="00000000" w:rsidP="00000000" w:rsidRDefault="00000000" w:rsidRPr="00000000" w14:paraId="000002A1">
      <w:pPr>
        <w:numPr>
          <w:ilvl w:val="0"/>
          <w:numId w:val="12"/>
        </w:numPr>
        <w:spacing w:after="240" w:lineRule="auto"/>
        <w:ind w:left="720" w:hanging="360"/>
        <w:rPr/>
      </w:pPr>
      <w:r w:rsidDel="00000000" w:rsidR="00000000" w:rsidRPr="00000000">
        <w:rPr>
          <w:rtl w:val="0"/>
        </w:rPr>
        <w:t xml:space="preserve">fuzzing sobre montos de mint y peso.</w:t>
      </w:r>
    </w:p>
    <w:p w:rsidR="00000000" w:rsidDel="00000000" w:rsidP="00000000" w:rsidRDefault="00000000" w:rsidRPr="00000000" w14:paraId="000002A2">
      <w:pPr>
        <w:spacing w:after="240" w:before="240" w:lineRule="auto"/>
        <w:rPr/>
      </w:pPr>
      <w:r w:rsidDel="00000000" w:rsidR="00000000" w:rsidRPr="00000000">
        <w:rPr>
          <w:rtl w:val="0"/>
        </w:rPr>
        <w:t xml:space="preserve">Estas pruebas validan que la emisión de puntos ECO se mantenga restringida y trazable.</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heading=h.b1gzp24x4bnd" w:id="39"/>
      <w:bookmarkEnd w:id="39"/>
      <w:r w:rsidDel="00000000" w:rsidR="00000000" w:rsidRPr="00000000">
        <w:rPr>
          <w:b w:val="1"/>
          <w:bCs w:val="1"/>
          <w:color w:val="000000"/>
          <w:sz w:val="26"/>
          <w:szCs w:val="26"/>
          <w:rtl w:val="0"/>
        </w:rPr>
        <w:t xml:space="preserve">Pruebas sobre pausa y despausa</w:t>
      </w:r>
    </w:p>
    <w:p w:rsidR="00000000" w:rsidDel="00000000" w:rsidP="00000000" w:rsidRDefault="00000000" w:rsidRPr="00000000" w14:paraId="000002A4">
      <w:pPr>
        <w:spacing w:after="240" w:before="240" w:lineRule="auto"/>
        <w:rPr/>
      </w:pPr>
      <w:r w:rsidDel="00000000" w:rsidR="00000000" w:rsidRPr="00000000">
        <w:rPr>
          <w:rtl w:val="0"/>
        </w:rPr>
        <w:t xml:space="preserve">Para la historia E2-HU04 se probaron los siguientes casos:</w:t>
      </w:r>
    </w:p>
    <w:p w:rsidR="00000000" w:rsidDel="00000000" w:rsidP="00000000" w:rsidRDefault="00000000" w:rsidRPr="00000000" w14:paraId="000002A5">
      <w:pPr>
        <w:numPr>
          <w:ilvl w:val="0"/>
          <w:numId w:val="22"/>
        </w:numPr>
        <w:spacing w:before="240" w:lineRule="auto"/>
        <w:ind w:left="720" w:hanging="360"/>
        <w:rPr/>
      </w:pP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puede pausar el contrato;</w:t>
      </w:r>
    </w:p>
    <w:p w:rsidR="00000000" w:rsidDel="00000000" w:rsidP="00000000" w:rsidRDefault="00000000" w:rsidRPr="00000000" w14:paraId="000002A6">
      <w:pPr>
        <w:numPr>
          <w:ilvl w:val="0"/>
          <w:numId w:val="22"/>
        </w:numPr>
        <w:ind w:left="720" w:hanging="360"/>
        <w:rPr/>
      </w:pP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puede despausar el contrato;</w:t>
      </w:r>
    </w:p>
    <w:p w:rsidR="00000000" w:rsidDel="00000000" w:rsidP="00000000" w:rsidRDefault="00000000" w:rsidRPr="00000000" w14:paraId="000002A7">
      <w:pPr>
        <w:numPr>
          <w:ilvl w:val="0"/>
          <w:numId w:val="22"/>
        </w:numPr>
        <w:ind w:left="720" w:hanging="360"/>
        <w:rPr/>
      </w:pPr>
      <w:r w:rsidDel="00000000" w:rsidR="00000000" w:rsidRPr="00000000">
        <w:rPr>
          <w:rtl w:val="0"/>
        </w:rPr>
        <w:t xml:space="preserve">una cuenta sin rol administrativo no puede pausar;</w:t>
      </w:r>
    </w:p>
    <w:p w:rsidR="00000000" w:rsidDel="00000000" w:rsidP="00000000" w:rsidRDefault="00000000" w:rsidRPr="00000000" w14:paraId="000002A8">
      <w:pPr>
        <w:numPr>
          <w:ilvl w:val="0"/>
          <w:numId w:val="22"/>
        </w:numPr>
        <w:ind w:left="720" w:hanging="360"/>
        <w:rPr/>
      </w:pPr>
      <w:r w:rsidDel="00000000" w:rsidR="00000000" w:rsidRPr="00000000">
        <w:rPr>
          <w:rtl w:val="0"/>
        </w:rPr>
        <w:t xml:space="preserve">una cuenta sin rol administrativo no puede despausar;</w:t>
      </w:r>
    </w:p>
    <w:p w:rsidR="00000000" w:rsidDel="00000000" w:rsidP="00000000" w:rsidRDefault="00000000" w:rsidRPr="00000000" w14:paraId="000002A9">
      <w:pPr>
        <w:numPr>
          <w:ilvl w:val="0"/>
          <w:numId w:val="22"/>
        </w:numPr>
        <w:ind w:left="720" w:hanging="360"/>
        <w:rPr/>
      </w:pPr>
      <w:r w:rsidDel="00000000" w:rsidR="00000000" w:rsidRPr="00000000">
        <w:rPr>
          <w:rtl w:val="0"/>
        </w:rPr>
        <w:t xml:space="preserve">se emiten eventos </w:t>
      </w:r>
      <w:r w:rsidDel="00000000" w:rsidR="00000000" w:rsidRPr="00000000">
        <w:rPr>
          <w:rFonts w:ascii="Roboto Mono" w:cs="Roboto Mono" w:eastAsia="Roboto Mono" w:hAnsi="Roboto Mono"/>
          <w:rtl w:val="0"/>
        </w:rPr>
        <w:t xml:space="preserve">Paused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Unpaused</w:t>
      </w:r>
      <w:r w:rsidDel="00000000" w:rsidR="00000000" w:rsidRPr="00000000">
        <w:rPr>
          <w:rtl w:val="0"/>
        </w:rPr>
        <w:t xml:space="preserve">;</w:t>
      </w:r>
    </w:p>
    <w:p w:rsidR="00000000" w:rsidDel="00000000" w:rsidP="00000000" w:rsidRDefault="00000000" w:rsidRPr="00000000" w14:paraId="000002AA">
      <w:pPr>
        <w:numPr>
          <w:ilvl w:val="0"/>
          <w:numId w:val="22"/>
        </w:numPr>
        <w:ind w:left="720" w:hanging="360"/>
        <w:rPr/>
      </w:pPr>
      <w:r w:rsidDel="00000000" w:rsidR="00000000" w:rsidRPr="00000000">
        <w:rPr>
          <w:rtl w:val="0"/>
        </w:rPr>
        <w:t xml:space="preserve">mint revierte cuando el contrato está pausado;</w:t>
      </w:r>
    </w:p>
    <w:p w:rsidR="00000000" w:rsidDel="00000000" w:rsidP="00000000" w:rsidRDefault="00000000" w:rsidRPr="00000000" w14:paraId="000002AB">
      <w:pPr>
        <w:numPr>
          <w:ilvl w:val="0"/>
          <w:numId w:val="22"/>
        </w:numPr>
        <w:ind w:left="720" w:hanging="360"/>
        <w:rPr/>
      </w:pPr>
      <w:r w:rsidDel="00000000" w:rsidR="00000000" w:rsidRPr="00000000">
        <w:rPr>
          <w:rtl w:val="0"/>
        </w:rPr>
        <w:t xml:space="preserve">transferencias comunes revierten cuando el contrato está pausado;</w:t>
      </w:r>
    </w:p>
    <w:p w:rsidR="00000000" w:rsidDel="00000000" w:rsidP="00000000" w:rsidRDefault="00000000" w:rsidRPr="00000000" w14:paraId="000002AC">
      <w:pPr>
        <w:numPr>
          <w:ilvl w:val="0"/>
          <w:numId w:val="22"/>
        </w:numPr>
        <w:spacing w:after="240" w:lineRule="auto"/>
        <w:ind w:left="720" w:hanging="360"/>
        <w:rPr/>
      </w:pPr>
      <w:r w:rsidDel="00000000" w:rsidR="00000000" w:rsidRPr="00000000">
        <w:rPr>
          <w:rtl w:val="0"/>
        </w:rPr>
        <w:t xml:space="preserve">las transferencias vuelven a funcionar luego de despausar.</w:t>
      </w:r>
    </w:p>
    <w:p w:rsidR="00000000" w:rsidDel="00000000" w:rsidP="00000000" w:rsidRDefault="00000000" w:rsidRPr="00000000" w14:paraId="000002AD">
      <w:pPr>
        <w:spacing w:after="240" w:before="240" w:lineRule="auto"/>
        <w:rPr/>
      </w:pPr>
      <w:r w:rsidDel="00000000" w:rsidR="00000000" w:rsidRPr="00000000">
        <w:rPr>
          <w:rtl w:val="0"/>
        </w:rPr>
        <w:t xml:space="preserve">Estas pruebas validan el mecanismo básico de respuesta ante incidentes.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heading=h.dylootoz265e" w:id="40"/>
      <w:bookmarkEnd w:id="40"/>
      <w:r w:rsidDel="00000000" w:rsidR="00000000" w:rsidRPr="00000000">
        <w:rPr>
          <w:b w:val="1"/>
          <w:bCs w:val="1"/>
          <w:color w:val="000000"/>
          <w:sz w:val="26"/>
          <w:szCs w:val="26"/>
          <w:rtl w:val="0"/>
        </w:rPr>
        <w:t xml:space="preserve">Pruebas sobre emergencyBurn</w:t>
      </w:r>
    </w:p>
    <w:p w:rsidR="00000000" w:rsidDel="00000000" w:rsidP="00000000" w:rsidRDefault="00000000" w:rsidRPr="00000000" w14:paraId="000002AF">
      <w:pPr>
        <w:spacing w:after="240" w:before="240" w:lineRule="auto"/>
        <w:rPr/>
      </w:pPr>
      <w:r w:rsidDel="00000000" w:rsidR="00000000" w:rsidRPr="00000000">
        <w:rPr>
          <w:rtl w:val="0"/>
        </w:rPr>
        <w:t xml:space="preserve">Para la historia E2-HU05 se probaron los siguientes casos:</w:t>
      </w:r>
    </w:p>
    <w:p w:rsidR="00000000" w:rsidDel="00000000" w:rsidP="00000000" w:rsidRDefault="00000000" w:rsidRPr="00000000" w14:paraId="000002B0">
      <w:pPr>
        <w:numPr>
          <w:ilvl w:val="0"/>
          <w:numId w:val="13"/>
        </w:numPr>
        <w:spacing w:before="240" w:lineRule="auto"/>
        <w:ind w:left="720" w:hanging="360"/>
        <w:rPr/>
      </w:pP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puede ejecutar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con el contrato pausado;</w:t>
      </w:r>
    </w:p>
    <w:p w:rsidR="00000000" w:rsidDel="00000000" w:rsidP="00000000" w:rsidRDefault="00000000" w:rsidRPr="00000000" w14:paraId="000002B1">
      <w:pPr>
        <w:numPr>
          <w:ilvl w:val="0"/>
          <w:numId w:val="13"/>
        </w:numPr>
        <w:ind w:left="720" w:hanging="360"/>
        <w:rPr/>
      </w:pPr>
      <w:r w:rsidDel="00000000" w:rsidR="00000000" w:rsidRPr="00000000">
        <w:rPr>
          <w:rtl w:val="0"/>
        </w:rPr>
        <w:t xml:space="preserve">la operación reduce balance y total supply;</w:t>
      </w:r>
    </w:p>
    <w:p w:rsidR="00000000" w:rsidDel="00000000" w:rsidP="00000000" w:rsidRDefault="00000000" w:rsidRPr="00000000" w14:paraId="000002B2">
      <w:pPr>
        <w:numPr>
          <w:ilvl w:val="0"/>
          <w:numId w:val="13"/>
        </w:numPr>
        <w:ind w:left="720" w:hanging="360"/>
        <w:rPr/>
      </w:pPr>
      <w:r w:rsidDel="00000000" w:rsidR="00000000" w:rsidRPr="00000000">
        <w:rPr>
          <w:rtl w:val="0"/>
        </w:rPr>
        <w:t xml:space="preserve">se emite el evento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w:t>
      </w:r>
    </w:p>
    <w:p w:rsidR="00000000" w:rsidDel="00000000" w:rsidP="00000000" w:rsidRDefault="00000000" w:rsidRPr="00000000" w14:paraId="000002B3">
      <w:pPr>
        <w:numPr>
          <w:ilvl w:val="0"/>
          <w:numId w:val="13"/>
        </w:numPr>
        <w:ind w:left="720" w:hanging="360"/>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revierte si el contrato no está pausado;</w:t>
      </w:r>
    </w:p>
    <w:p w:rsidR="00000000" w:rsidDel="00000000" w:rsidP="00000000" w:rsidRDefault="00000000" w:rsidRPr="00000000" w14:paraId="000002B4">
      <w:pPr>
        <w:numPr>
          <w:ilvl w:val="0"/>
          <w:numId w:val="13"/>
        </w:numPr>
        <w:ind w:left="720" w:hanging="360"/>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revierte si la cuenta no posee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B5">
      <w:pPr>
        <w:numPr>
          <w:ilvl w:val="0"/>
          <w:numId w:val="13"/>
        </w:numPr>
        <w:spacing w:after="240" w:lineRule="auto"/>
        <w:ind w:left="720" w:hanging="360"/>
        <w:rPr/>
      </w:pPr>
      <w:r w:rsidDel="00000000" w:rsidR="00000000" w:rsidRPr="00000000">
        <w:rPr>
          <w:rtl w:val="0"/>
        </w:rPr>
        <w:t xml:space="preserve">fuzzing sobre montos emitidos y quemados.</w:t>
      </w:r>
    </w:p>
    <w:p w:rsidR="00000000" w:rsidDel="00000000" w:rsidP="00000000" w:rsidRDefault="00000000" w:rsidRPr="00000000" w14:paraId="000002B6">
      <w:pPr>
        <w:spacing w:after="240" w:before="240" w:lineRule="auto"/>
        <w:rPr/>
      </w:pPr>
      <w:r w:rsidDel="00000000" w:rsidR="00000000" w:rsidRPr="00000000">
        <w:rPr>
          <w:rtl w:val="0"/>
        </w:rPr>
        <w:t xml:space="preserve">Estas pruebas validan que la quema de emergencia funcione como mecanismo excepcional y controlado.</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heading=h.6r9c64a29tf1" w:id="41"/>
      <w:bookmarkEnd w:id="41"/>
      <w:r w:rsidDel="00000000" w:rsidR="00000000" w:rsidRPr="00000000">
        <w:rPr>
          <w:b w:val="1"/>
          <w:bCs w:val="1"/>
          <w:color w:val="000000"/>
          <w:sz w:val="26"/>
          <w:szCs w:val="26"/>
          <w:rtl w:val="0"/>
        </w:rPr>
        <w:t xml:space="preserve">Pruebas de fuzzing</w:t>
      </w:r>
    </w:p>
    <w:p w:rsidR="00000000" w:rsidDel="00000000" w:rsidP="00000000" w:rsidRDefault="00000000" w:rsidRPr="00000000" w14:paraId="000002B8">
      <w:pPr>
        <w:spacing w:after="240" w:before="240" w:lineRule="auto"/>
        <w:rPr/>
      </w:pPr>
      <w:r w:rsidDel="00000000" w:rsidR="00000000" w:rsidRPr="00000000">
        <w:rPr>
          <w:rtl w:val="0"/>
        </w:rPr>
        <w:t xml:space="preserve">La suite de fuzzing permitió validar escenarios variables sobre:</w:t>
      </w:r>
    </w:p>
    <w:p w:rsidR="00000000" w:rsidDel="00000000" w:rsidP="00000000" w:rsidRDefault="00000000" w:rsidRPr="00000000" w14:paraId="000002B9">
      <w:pPr>
        <w:numPr>
          <w:ilvl w:val="0"/>
          <w:numId w:val="33"/>
        </w:numPr>
        <w:spacing w:before="240" w:lineRule="auto"/>
        <w:ind w:left="720" w:hanging="360"/>
        <w:rPr/>
      </w:pPr>
      <w:r w:rsidDel="00000000" w:rsidR="00000000" w:rsidRPr="00000000">
        <w:rPr>
          <w:rtl w:val="0"/>
        </w:rPr>
        <w:t xml:space="preserve">mint respetando cap;</w:t>
      </w:r>
    </w:p>
    <w:p w:rsidR="00000000" w:rsidDel="00000000" w:rsidP="00000000" w:rsidRDefault="00000000" w:rsidRPr="00000000" w14:paraId="000002BA">
      <w:pPr>
        <w:numPr>
          <w:ilvl w:val="0"/>
          <w:numId w:val="33"/>
        </w:numPr>
        <w:ind w:left="720" w:hanging="360"/>
        <w:rPr/>
      </w:pPr>
      <w:r w:rsidDel="00000000" w:rsidR="00000000" w:rsidRPr="00000000">
        <w:rPr>
          <w:rtl w:val="0"/>
        </w:rPr>
        <w:t xml:space="preserve">emergencyBurn con distintos montos;</w:t>
      </w:r>
    </w:p>
    <w:p w:rsidR="00000000" w:rsidDel="00000000" w:rsidP="00000000" w:rsidRDefault="00000000" w:rsidRPr="00000000" w14:paraId="000002BB">
      <w:pPr>
        <w:numPr>
          <w:ilvl w:val="0"/>
          <w:numId w:val="33"/>
        </w:numPr>
        <w:ind w:left="720" w:hanging="360"/>
        <w:rPr/>
      </w:pPr>
      <w:r w:rsidDel="00000000" w:rsidR="00000000" w:rsidRPr="00000000">
        <w:rPr>
          <w:rtl w:val="0"/>
        </w:rPr>
        <w:t xml:space="preserve">pausa bloqueando operaciones;</w:t>
      </w:r>
    </w:p>
    <w:p w:rsidR="00000000" w:rsidDel="00000000" w:rsidP="00000000" w:rsidRDefault="00000000" w:rsidRPr="00000000" w14:paraId="000002BC">
      <w:pPr>
        <w:numPr>
          <w:ilvl w:val="0"/>
          <w:numId w:val="33"/>
        </w:numPr>
        <w:spacing w:after="240" w:lineRule="auto"/>
        <w:ind w:left="720" w:hanging="360"/>
        <w:rPr/>
      </w:pPr>
      <w:r w:rsidDel="00000000" w:rsidR="00000000" w:rsidRPr="00000000">
        <w:rPr>
          <w:rtl w:val="0"/>
        </w:rPr>
        <w:t xml:space="preserve">cuentas no autorizadas intentando pausar o despausar.</w:t>
      </w:r>
    </w:p>
    <w:p w:rsidR="00000000" w:rsidDel="00000000" w:rsidP="00000000" w:rsidRDefault="00000000" w:rsidRPr="00000000" w14:paraId="000002BD">
      <w:pPr>
        <w:spacing w:after="240" w:before="240" w:lineRule="auto"/>
        <w:rPr/>
      </w:pPr>
      <w:r w:rsidDel="00000000" w:rsidR="00000000" w:rsidRPr="00000000">
        <w:rPr>
          <w:rtl w:val="0"/>
        </w:rPr>
        <w:t xml:space="preserve">El fuzzing permite ampliar la confianza sobre el contrato al probar múltiples combinaciones de entradas, no solo casos fijos.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heading=h.jycx9w345npw" w:id="42"/>
      <w:bookmarkEnd w:id="42"/>
      <w:r w:rsidDel="00000000" w:rsidR="00000000" w:rsidRPr="00000000">
        <w:rPr>
          <w:b w:val="1"/>
          <w:bCs w:val="1"/>
          <w:color w:val="000000"/>
          <w:sz w:val="26"/>
          <w:szCs w:val="26"/>
          <w:rtl w:val="0"/>
        </w:rPr>
        <w:t xml:space="preserve">Pruebas mediante CI</w:t>
      </w:r>
    </w:p>
    <w:p w:rsidR="00000000" w:rsidDel="00000000" w:rsidP="00000000" w:rsidRDefault="00000000" w:rsidRPr="00000000" w14:paraId="000002BF">
      <w:pPr>
        <w:spacing w:after="240" w:before="240" w:lineRule="auto"/>
        <w:rPr/>
      </w:pPr>
      <w:r w:rsidDel="00000000" w:rsidR="00000000" w:rsidRPr="00000000">
        <w:rPr>
          <w:rtl w:val="0"/>
        </w:rPr>
        <w:t xml:space="preserve">El workflow de GitHub Actions ejecuta validaciones automáticas sobre los paquetes modificados. Para contratos, el CI ejecuta:</w:t>
      </w:r>
    </w:p>
    <w:p w:rsidR="00000000" w:rsidDel="00000000" w:rsidP="00000000" w:rsidRDefault="00000000" w:rsidRPr="00000000" w14:paraId="000002C0">
      <w:pPr>
        <w:numPr>
          <w:ilvl w:val="0"/>
          <w:numId w:val="16"/>
        </w:numPr>
        <w:spacing w:before="240" w:lineRule="auto"/>
        <w:ind w:left="720" w:hanging="360"/>
        <w:rPr/>
      </w:pPr>
      <w:r w:rsidDel="00000000" w:rsidR="00000000" w:rsidRPr="00000000">
        <w:rPr>
          <w:rFonts w:ascii="Roboto Mono" w:cs="Roboto Mono" w:eastAsia="Roboto Mono" w:hAnsi="Roboto Mono"/>
          <w:rtl w:val="0"/>
        </w:rPr>
        <w:t xml:space="preserve">forge fmt --check</w:t>
      </w:r>
      <w:r w:rsidDel="00000000" w:rsidR="00000000" w:rsidRPr="00000000">
        <w:rPr>
          <w:rtl w:val="0"/>
        </w:rPr>
        <w:t xml:space="preserve">;</w:t>
      </w:r>
    </w:p>
    <w:p w:rsidR="00000000" w:rsidDel="00000000" w:rsidP="00000000" w:rsidRDefault="00000000" w:rsidRPr="00000000" w14:paraId="000002C1">
      <w:pPr>
        <w:numPr>
          <w:ilvl w:val="0"/>
          <w:numId w:val="16"/>
        </w:numPr>
        <w:ind w:left="720" w:hanging="360"/>
        <w:rPr/>
      </w:pPr>
      <w:r w:rsidDel="00000000" w:rsidR="00000000" w:rsidRPr="00000000">
        <w:rPr>
          <w:rFonts w:ascii="Roboto Mono" w:cs="Roboto Mono" w:eastAsia="Roboto Mono" w:hAnsi="Roboto Mono"/>
          <w:rtl w:val="0"/>
        </w:rPr>
        <w:t xml:space="preserve">forge build --sizes</w:t>
      </w:r>
      <w:r w:rsidDel="00000000" w:rsidR="00000000" w:rsidRPr="00000000">
        <w:rPr>
          <w:rtl w:val="0"/>
        </w:rPr>
        <w:t xml:space="preserve">;</w:t>
      </w:r>
    </w:p>
    <w:p w:rsidR="00000000" w:rsidDel="00000000" w:rsidP="00000000" w:rsidRDefault="00000000" w:rsidRPr="00000000" w14:paraId="000002C2">
      <w:pPr>
        <w:numPr>
          <w:ilvl w:val="0"/>
          <w:numId w:val="16"/>
        </w:numPr>
        <w:ind w:left="720" w:hanging="360"/>
        <w:rPr/>
      </w:pPr>
      <w:r w:rsidDel="00000000" w:rsidR="00000000" w:rsidRPr="00000000">
        <w:rPr>
          <w:rFonts w:ascii="Roboto Mono" w:cs="Roboto Mono" w:eastAsia="Roboto Mono" w:hAnsi="Roboto Mono"/>
          <w:rtl w:val="0"/>
        </w:rPr>
        <w:t xml:space="preserve">forge test -vvv</w:t>
      </w:r>
      <w:r w:rsidDel="00000000" w:rsidR="00000000" w:rsidRPr="00000000">
        <w:rPr>
          <w:rtl w:val="0"/>
        </w:rPr>
        <w:t xml:space="preserve">;</w:t>
      </w:r>
    </w:p>
    <w:p w:rsidR="00000000" w:rsidDel="00000000" w:rsidP="00000000" w:rsidRDefault="00000000" w:rsidRPr="00000000" w14:paraId="000002C3">
      <w:pPr>
        <w:numPr>
          <w:ilvl w:val="0"/>
          <w:numId w:val="16"/>
        </w:numPr>
        <w:spacing w:after="240" w:lineRule="auto"/>
        <w:ind w:left="720" w:hanging="360"/>
        <w:rPr/>
      </w:pPr>
      <w:r w:rsidDel="00000000" w:rsidR="00000000" w:rsidRPr="00000000">
        <w:rPr>
          <w:rFonts w:ascii="Roboto Mono" w:cs="Roboto Mono" w:eastAsia="Roboto Mono" w:hAnsi="Roboto Mono"/>
          <w:rtl w:val="0"/>
        </w:rPr>
        <w:t xml:space="preserve">forge coverage</w:t>
      </w:r>
      <w:r w:rsidDel="00000000" w:rsidR="00000000" w:rsidRPr="00000000">
        <w:rPr>
          <w:rtl w:val="0"/>
        </w:rPr>
        <w:t xml:space="preserve"> con control de cobertura mínima.</w:t>
      </w:r>
    </w:p>
    <w:p w:rsidR="00000000" w:rsidDel="00000000" w:rsidP="00000000" w:rsidRDefault="00000000" w:rsidRPr="00000000" w14:paraId="000002C4">
      <w:pPr>
        <w:spacing w:after="240" w:before="240" w:lineRule="auto"/>
        <w:rPr/>
      </w:pPr>
      <w:r w:rsidDel="00000000" w:rsidR="00000000" w:rsidRPr="00000000">
        <w:rPr>
          <w:rtl w:val="0"/>
        </w:rPr>
        <w:t xml:space="preserve">La cobertura mínima definida para funciones del contrato fue del 90%.</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heading=h.psml5rgy1pe7" w:id="43"/>
      <w:bookmarkEnd w:id="43"/>
      <w:r w:rsidDel="00000000" w:rsidR="00000000" w:rsidRPr="00000000">
        <w:rPr>
          <w:b w:val="1"/>
          <w:bCs w:val="1"/>
          <w:color w:val="000000"/>
          <w:sz w:val="26"/>
          <w:szCs w:val="26"/>
          <w:rtl w:val="0"/>
        </w:rPr>
        <w:t xml:space="preserve">Resultado general de pruebas</w:t>
      </w:r>
    </w:p>
    <w:p w:rsidR="00000000" w:rsidDel="00000000" w:rsidP="00000000" w:rsidRDefault="00000000" w:rsidRPr="00000000" w14:paraId="000002C6">
      <w:pPr>
        <w:spacing w:after="240" w:before="240" w:lineRule="auto"/>
        <w:rPr/>
      </w:pPr>
      <w:r w:rsidDel="00000000" w:rsidR="00000000" w:rsidRPr="00000000">
        <w:rPr>
          <w:rtl w:val="0"/>
        </w:rPr>
        <w:t xml:space="preserve">El Sprint 2 permitió validar técnicamente las funcionalidades críticas incorporadas al contrato. No quedaron pruebas críticas pendientes al cierre del sprint.</w:t>
      </w:r>
    </w:p>
    <w:p w:rsidR="00000000" w:rsidDel="00000000" w:rsidP="00000000" w:rsidRDefault="00000000" w:rsidRPr="00000000" w14:paraId="000002C7">
      <w:pPr>
        <w:spacing w:after="240" w:before="240" w:lineRule="auto"/>
        <w:rPr/>
      </w:pPr>
      <w:r w:rsidDel="00000000" w:rsidR="00000000" w:rsidRPr="00000000">
        <w:rPr>
          <w:rtl w:val="0"/>
        </w:rPr>
        <w:t xml:space="preserve">Las pruebas ejecutadas se consideran suficientes para aceptar el incremento técnico del Sprint 2 y avanzar con la integración backend-blockchain en el próximo sprint.</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pStyle w:val="Heading2"/>
        <w:rPr/>
      </w:pPr>
      <w:bookmarkStart w:colFirst="0" w:colLast="0" w:name="_heading=h.lk9k3qzfm2qe" w:id="44"/>
      <w:bookmarkEnd w:id="44"/>
      <w:r w:rsidDel="00000000" w:rsidR="00000000" w:rsidRPr="00000000">
        <w:rPr>
          <w:rtl w:val="0"/>
        </w:rPr>
        <w:t xml:space="preserve">Documentación de implementación y despliegue del sprint</w:t>
      </w:r>
    </w:p>
    <w:p w:rsidR="00000000" w:rsidDel="00000000" w:rsidP="00000000" w:rsidRDefault="00000000" w:rsidRPr="00000000" w14:paraId="000002CA">
      <w:pPr>
        <w:spacing w:after="240" w:before="240" w:lineRule="auto"/>
        <w:rPr/>
      </w:pPr>
      <w:r w:rsidDel="00000000" w:rsidR="00000000" w:rsidRPr="00000000">
        <w:rPr>
          <w:rtl w:val="0"/>
        </w:rPr>
        <w:t xml:space="preserve">Durante el Sprint 2 se implementaron cambios sobre contratos inteligentes, pruebas, CI, despliegue en Sepolia e infraestructura local.</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heading=h.7ar9irrcm7bk" w:id="45"/>
      <w:bookmarkEnd w:id="45"/>
      <w:r w:rsidDel="00000000" w:rsidR="00000000" w:rsidRPr="00000000">
        <w:rPr>
          <w:b w:val="1"/>
          <w:bCs w:val="1"/>
          <w:color w:val="000000"/>
          <w:sz w:val="26"/>
          <w:szCs w:val="26"/>
          <w:rtl w:val="0"/>
        </w:rPr>
        <w:t xml:space="preserve">Implementación de mint con trazabilidad</w:t>
      </w:r>
    </w:p>
    <w:p w:rsidR="00000000" w:rsidDel="00000000" w:rsidP="00000000" w:rsidRDefault="00000000" w:rsidRPr="00000000" w14:paraId="000002CC">
      <w:pPr>
        <w:spacing w:after="240" w:before="240" w:lineRule="auto"/>
        <w:rPr/>
      </w:pPr>
      <w:r w:rsidDel="00000000" w:rsidR="00000000" w:rsidRPr="00000000">
        <w:rPr>
          <w:rtl w:val="0"/>
        </w:rPr>
        <w:t xml:space="preserve">Se modificó la función de mint para permitir registrar información asociada a la emisión de puntos ECO.</w:t>
      </w:r>
    </w:p>
    <w:p w:rsidR="00000000" w:rsidDel="00000000" w:rsidP="00000000" w:rsidRDefault="00000000" w:rsidRPr="00000000" w14:paraId="000002CD">
      <w:pPr>
        <w:spacing w:after="240" w:before="240" w:lineRule="auto"/>
        <w:rPr/>
      </w:pPr>
      <w:r w:rsidDel="00000000" w:rsidR="00000000" w:rsidRPr="00000000">
        <w:rPr>
          <w:rtl w:val="0"/>
        </w:rPr>
        <w:t xml:space="preserve">La función permite indicar:</w:t>
      </w:r>
    </w:p>
    <w:p w:rsidR="00000000" w:rsidDel="00000000" w:rsidP="00000000" w:rsidRDefault="00000000" w:rsidRPr="00000000" w14:paraId="000002CE">
      <w:pPr>
        <w:numPr>
          <w:ilvl w:val="0"/>
          <w:numId w:val="21"/>
        </w:numPr>
        <w:spacing w:before="240" w:lineRule="auto"/>
        <w:ind w:left="720" w:hanging="360"/>
        <w:rPr/>
      </w:pPr>
      <w:r w:rsidDel="00000000" w:rsidR="00000000" w:rsidRPr="00000000">
        <w:rPr>
          <w:rtl w:val="0"/>
        </w:rPr>
        <w:t xml:space="preserve">empresa destinataria;</w:t>
      </w:r>
    </w:p>
    <w:p w:rsidR="00000000" w:rsidDel="00000000" w:rsidP="00000000" w:rsidRDefault="00000000" w:rsidRPr="00000000" w14:paraId="000002CF">
      <w:pPr>
        <w:numPr>
          <w:ilvl w:val="0"/>
          <w:numId w:val="21"/>
        </w:numPr>
        <w:ind w:left="720" w:hanging="360"/>
        <w:rPr/>
      </w:pPr>
      <w:r w:rsidDel="00000000" w:rsidR="00000000" w:rsidRPr="00000000">
        <w:rPr>
          <w:rtl w:val="0"/>
        </w:rPr>
        <w:t xml:space="preserve">cantidad de puntos ECO;</w:t>
      </w:r>
    </w:p>
    <w:p w:rsidR="00000000" w:rsidDel="00000000" w:rsidP="00000000" w:rsidRDefault="00000000" w:rsidRPr="00000000" w14:paraId="000002D0">
      <w:pPr>
        <w:numPr>
          <w:ilvl w:val="0"/>
          <w:numId w:val="21"/>
        </w:numPr>
        <w:ind w:left="720" w:hanging="360"/>
        <w:rPr/>
      </w:pPr>
      <w:r w:rsidDel="00000000" w:rsidR="00000000" w:rsidRPr="00000000">
        <w:rPr>
          <w:rtl w:val="0"/>
        </w:rPr>
        <w:t xml:space="preserve">material reciclado;</w:t>
      </w:r>
    </w:p>
    <w:p w:rsidR="00000000" w:rsidDel="00000000" w:rsidP="00000000" w:rsidRDefault="00000000" w:rsidRPr="00000000" w14:paraId="000002D1">
      <w:pPr>
        <w:numPr>
          <w:ilvl w:val="0"/>
          <w:numId w:val="21"/>
        </w:numPr>
        <w:spacing w:after="240" w:lineRule="auto"/>
        <w:ind w:left="720" w:hanging="360"/>
        <w:rPr/>
      </w:pPr>
      <w:r w:rsidDel="00000000" w:rsidR="00000000" w:rsidRPr="00000000">
        <w:rPr>
          <w:rtl w:val="0"/>
        </w:rPr>
        <w:t xml:space="preserve">peso asociado.</w:t>
      </w:r>
    </w:p>
    <w:p w:rsidR="00000000" w:rsidDel="00000000" w:rsidP="00000000" w:rsidRDefault="00000000" w:rsidRPr="00000000" w14:paraId="000002D2">
      <w:pPr>
        <w:spacing w:after="240" w:before="240" w:lineRule="auto"/>
        <w:rPr/>
      </w:pPr>
      <w:r w:rsidDel="00000000" w:rsidR="00000000" w:rsidRPr="00000000">
        <w:rPr>
          <w:rtl w:val="0"/>
        </w:rPr>
        <w:t xml:space="preserve">Además, se incorporó el evento </w:t>
      </w:r>
      <w:r w:rsidDel="00000000" w:rsidR="00000000" w:rsidRPr="00000000">
        <w:rPr>
          <w:rFonts w:ascii="Roboto Mono" w:cs="Roboto Mono" w:eastAsia="Roboto Mono" w:hAnsi="Roboto Mono"/>
          <w:rtl w:val="0"/>
        </w:rPr>
        <w:t xml:space="preserve">Minted(empresa, amount, material, peso)</w:t>
      </w:r>
      <w:r w:rsidDel="00000000" w:rsidR="00000000" w:rsidRPr="00000000">
        <w:rPr>
          <w:rtl w:val="0"/>
        </w:rPr>
        <w:t xml:space="preserve"> para dejar evidencia de la emisión.</w:t>
      </w:r>
    </w:p>
    <w:p w:rsidR="00000000" w:rsidDel="00000000" w:rsidP="00000000" w:rsidRDefault="00000000" w:rsidRPr="00000000" w14:paraId="000002D3">
      <w:pPr>
        <w:spacing w:after="240" w:before="240" w:lineRule="auto"/>
        <w:rPr/>
      </w:pPr>
      <w:r w:rsidDel="00000000" w:rsidR="00000000" w:rsidRPr="00000000">
        <w:rPr>
          <w:rtl w:val="0"/>
        </w:rPr>
        <w:t xml:space="preserve">Esta implementación permite que, en próximos sprints, el backend pueda asociar entregas reciclables validadas con eventos del contrato.</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heading=h.kns9c1v1lnhm" w:id="46"/>
      <w:bookmarkEnd w:id="46"/>
      <w:r w:rsidDel="00000000" w:rsidR="00000000" w:rsidRPr="00000000">
        <w:rPr>
          <w:b w:val="1"/>
          <w:bCs w:val="1"/>
          <w:color w:val="000000"/>
          <w:sz w:val="26"/>
          <w:szCs w:val="26"/>
          <w:rtl w:val="0"/>
        </w:rPr>
        <w:t xml:space="preserve">Implementación de pausa y despausa</w:t>
      </w:r>
    </w:p>
    <w:p w:rsidR="00000000" w:rsidDel="00000000" w:rsidP="00000000" w:rsidRDefault="00000000" w:rsidRPr="00000000" w14:paraId="000002D5">
      <w:pPr>
        <w:spacing w:after="240" w:before="240" w:lineRule="auto"/>
        <w:rPr/>
      </w:pPr>
      <w:r w:rsidDel="00000000" w:rsidR="00000000" w:rsidRPr="00000000">
        <w:rPr>
          <w:rtl w:val="0"/>
        </w:rPr>
        <w:t xml:space="preserve">Se incorporó el módulo </w:t>
      </w:r>
      <w:r w:rsidDel="00000000" w:rsidR="00000000" w:rsidRPr="00000000">
        <w:rPr>
          <w:rFonts w:ascii="Roboto Mono" w:cs="Roboto Mono" w:eastAsia="Roboto Mono" w:hAnsi="Roboto Mono"/>
          <w:rtl w:val="0"/>
        </w:rPr>
        <w:t xml:space="preserve">Pausable</w:t>
      </w:r>
      <w:r w:rsidDel="00000000" w:rsidR="00000000" w:rsidRPr="00000000">
        <w:rPr>
          <w:rtl w:val="0"/>
        </w:rPr>
        <w:t xml:space="preserve"> de OpenZeppelin y se implementaron las funciones:</w:t>
      </w:r>
    </w:p>
    <w:p w:rsidR="00000000" w:rsidDel="00000000" w:rsidP="00000000" w:rsidRDefault="00000000" w:rsidRPr="00000000" w14:paraId="000002D6">
      <w:pPr>
        <w:numPr>
          <w:ilvl w:val="0"/>
          <w:numId w:val="18"/>
        </w:numPr>
        <w:spacing w:before="240" w:lineRule="auto"/>
        <w:ind w:left="720" w:hanging="360"/>
        <w:rPr/>
      </w:pPr>
      <w:r w:rsidDel="00000000" w:rsidR="00000000" w:rsidRPr="00000000">
        <w:rPr>
          <w:rFonts w:ascii="Roboto Mono" w:cs="Roboto Mono" w:eastAsia="Roboto Mono" w:hAnsi="Roboto Mono"/>
          <w:rtl w:val="0"/>
        </w:rPr>
        <w:t xml:space="preserve">pause()</w:t>
      </w:r>
      <w:r w:rsidDel="00000000" w:rsidR="00000000" w:rsidRPr="00000000">
        <w:rPr>
          <w:rtl w:val="0"/>
        </w:rPr>
        <w:t xml:space="preserve">;</w:t>
      </w:r>
    </w:p>
    <w:p w:rsidR="00000000" w:rsidDel="00000000" w:rsidP="00000000" w:rsidRDefault="00000000" w:rsidRPr="00000000" w14:paraId="000002D7">
      <w:pPr>
        <w:numPr>
          <w:ilvl w:val="0"/>
          <w:numId w:val="18"/>
        </w:numPr>
        <w:spacing w:after="240" w:lineRule="auto"/>
        <w:ind w:left="720" w:hanging="360"/>
        <w:rPr/>
      </w:pPr>
      <w:r w:rsidDel="00000000" w:rsidR="00000000" w:rsidRPr="00000000">
        <w:rPr>
          <w:rFonts w:ascii="Roboto Mono" w:cs="Roboto Mono" w:eastAsia="Roboto Mono" w:hAnsi="Roboto Mono"/>
          <w:rtl w:val="0"/>
        </w:rPr>
        <w:t xml:space="preserve">unpause()</w:t>
      </w:r>
      <w:r w:rsidDel="00000000" w:rsidR="00000000" w:rsidRPr="00000000">
        <w:rPr>
          <w:rtl w:val="0"/>
        </w:rPr>
        <w:t xml:space="preserve">.</w:t>
      </w:r>
    </w:p>
    <w:p w:rsidR="00000000" w:rsidDel="00000000" w:rsidP="00000000" w:rsidRDefault="00000000" w:rsidRPr="00000000" w14:paraId="000002D8">
      <w:pPr>
        <w:spacing w:after="240" w:before="240" w:lineRule="auto"/>
        <w:rPr/>
      </w:pPr>
      <w:r w:rsidDel="00000000" w:rsidR="00000000" w:rsidRPr="00000000">
        <w:rPr>
          <w:rtl w:val="0"/>
        </w:rPr>
        <w:t xml:space="preserve">Ambas operaciones quedan restringidas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Mientras el contrato se encuentra pausado, se bloquean operaciones críticas como mint y transferencias comunes.</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heading=h.qkykqo9tdl07" w:id="47"/>
      <w:bookmarkEnd w:id="47"/>
      <w:r w:rsidDel="00000000" w:rsidR="00000000" w:rsidRPr="00000000">
        <w:rPr>
          <w:b w:val="1"/>
          <w:bCs w:val="1"/>
          <w:color w:val="000000"/>
          <w:sz w:val="26"/>
          <w:szCs w:val="26"/>
          <w:rtl w:val="0"/>
        </w:rPr>
        <w:t xml:space="preserve">Implementación de emergencyBurn</w:t>
      </w:r>
    </w:p>
    <w:p w:rsidR="00000000" w:rsidDel="00000000" w:rsidP="00000000" w:rsidRDefault="00000000" w:rsidRPr="00000000" w14:paraId="000002DB">
      <w:pPr>
        <w:spacing w:after="240" w:before="240" w:lineRule="auto"/>
        <w:rPr/>
      </w:pPr>
      <w:r w:rsidDel="00000000" w:rsidR="00000000" w:rsidRPr="00000000">
        <w:rPr>
          <w:rtl w:val="0"/>
        </w:rPr>
        <w:t xml:space="preserve">Se implementó la función </w:t>
      </w:r>
      <w:r w:rsidDel="00000000" w:rsidR="00000000" w:rsidRPr="00000000">
        <w:rPr>
          <w:rFonts w:ascii="Roboto Mono" w:cs="Roboto Mono" w:eastAsia="Roboto Mono" w:hAnsi="Roboto Mono"/>
          <w:rtl w:val="0"/>
        </w:rPr>
        <w:t xml:space="preserve">emergencyBurn(address target, uint256 amount, string reason)</w:t>
      </w:r>
      <w:r w:rsidDel="00000000" w:rsidR="00000000" w:rsidRPr="00000000">
        <w:rPr>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t xml:space="preserve">Esta función:</w:t>
      </w:r>
    </w:p>
    <w:p w:rsidR="00000000" w:rsidDel="00000000" w:rsidP="00000000" w:rsidRDefault="00000000" w:rsidRPr="00000000" w14:paraId="000002DD">
      <w:pPr>
        <w:numPr>
          <w:ilvl w:val="0"/>
          <w:numId w:val="36"/>
        </w:numPr>
        <w:spacing w:before="240" w:lineRule="auto"/>
        <w:ind w:left="720" w:hanging="360"/>
        <w:rPr/>
      </w:pPr>
      <w:r w:rsidDel="00000000" w:rsidR="00000000" w:rsidRPr="00000000">
        <w:rPr>
          <w:rtl w:val="0"/>
        </w:rPr>
        <w:t xml:space="preserve">está restringida 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DE">
      <w:pPr>
        <w:numPr>
          <w:ilvl w:val="0"/>
          <w:numId w:val="36"/>
        </w:numPr>
        <w:ind w:left="720" w:hanging="360"/>
        <w:rPr/>
      </w:pPr>
      <w:r w:rsidDel="00000000" w:rsidR="00000000" w:rsidRPr="00000000">
        <w:rPr>
          <w:rtl w:val="0"/>
        </w:rPr>
        <w:t xml:space="preserve">solo puede ejecutarse cuando el contrato está pausado;</w:t>
      </w:r>
    </w:p>
    <w:p w:rsidR="00000000" w:rsidDel="00000000" w:rsidP="00000000" w:rsidRDefault="00000000" w:rsidRPr="00000000" w14:paraId="000002DF">
      <w:pPr>
        <w:numPr>
          <w:ilvl w:val="0"/>
          <w:numId w:val="36"/>
        </w:numPr>
        <w:ind w:left="720" w:hanging="360"/>
        <w:rPr/>
      </w:pPr>
      <w:r w:rsidDel="00000000" w:rsidR="00000000" w:rsidRPr="00000000">
        <w:rPr>
          <w:rtl w:val="0"/>
        </w:rPr>
        <w:t xml:space="preserve">quema tokens de una dirección objetivo;</w:t>
      </w:r>
    </w:p>
    <w:p w:rsidR="00000000" w:rsidDel="00000000" w:rsidP="00000000" w:rsidRDefault="00000000" w:rsidRPr="00000000" w14:paraId="000002E0">
      <w:pPr>
        <w:numPr>
          <w:ilvl w:val="0"/>
          <w:numId w:val="36"/>
        </w:numPr>
        <w:spacing w:after="240" w:lineRule="auto"/>
        <w:ind w:left="720" w:hanging="360"/>
        <w:rPr/>
      </w:pPr>
      <w:r w:rsidDel="00000000" w:rsidR="00000000" w:rsidRPr="00000000">
        <w:rPr>
          <w:rtl w:val="0"/>
        </w:rPr>
        <w:t xml:space="preserve">emite el evento </w:t>
      </w:r>
      <w:r w:rsidDel="00000000" w:rsidR="00000000" w:rsidRPr="00000000">
        <w:rPr>
          <w:rFonts w:ascii="Roboto Mono" w:cs="Roboto Mono" w:eastAsia="Roboto Mono" w:hAnsi="Roboto Mono"/>
          <w:rtl w:val="0"/>
        </w:rPr>
        <w:t xml:space="preserve">EmergencyBurn(target, amount, reason)</w:t>
      </w:r>
      <w:r w:rsidDel="00000000" w:rsidR="00000000" w:rsidRPr="00000000">
        <w:rPr>
          <w:rtl w:val="0"/>
        </w:rPr>
        <w:t xml:space="preserve">.</w:t>
      </w:r>
    </w:p>
    <w:p w:rsidR="00000000" w:rsidDel="00000000" w:rsidP="00000000" w:rsidRDefault="00000000" w:rsidRPr="00000000" w14:paraId="000002E1">
      <w:pPr>
        <w:spacing w:after="240" w:before="240" w:lineRule="auto"/>
        <w:rPr/>
      </w:pPr>
      <w:r w:rsidDel="00000000" w:rsidR="00000000" w:rsidRPr="00000000">
        <w:rPr>
          <w:rtl w:val="0"/>
        </w:rPr>
        <w:t xml:space="preserve">La funcionalidad queda documentada como mecanismo de mitigación ante incidentes.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heading=h.o94aj3fya724" w:id="48"/>
      <w:bookmarkEnd w:id="48"/>
      <w:r w:rsidDel="00000000" w:rsidR="00000000" w:rsidRPr="00000000">
        <w:rPr>
          <w:b w:val="1"/>
          <w:bCs w:val="1"/>
          <w:color w:val="000000"/>
          <w:sz w:val="26"/>
          <w:szCs w:val="26"/>
          <w:rtl w:val="0"/>
        </w:rPr>
        <w:t xml:space="preserve">Implementación de tests unitarios y fuzzing</w:t>
      </w:r>
    </w:p>
    <w:p w:rsidR="00000000" w:rsidDel="00000000" w:rsidP="00000000" w:rsidRDefault="00000000" w:rsidRPr="00000000" w14:paraId="000002E3">
      <w:pPr>
        <w:spacing w:after="240" w:before="240" w:lineRule="auto"/>
        <w:rPr/>
      </w:pPr>
      <w:r w:rsidDel="00000000" w:rsidR="00000000" w:rsidRPr="00000000">
        <w:rPr>
          <w:rtl w:val="0"/>
        </w:rPr>
        <w:t xml:space="preserve">Se ampliaron los tests en Foundry para cubrir las nuevas funcionalidades del contrato. La suite incluye pruebas unitarias y fuzzing sobre mint, pause, unpause y emergencyBurn.</w:t>
      </w:r>
    </w:p>
    <w:p w:rsidR="00000000" w:rsidDel="00000000" w:rsidP="00000000" w:rsidRDefault="00000000" w:rsidRPr="00000000" w14:paraId="000002E4">
      <w:pPr>
        <w:spacing w:after="240" w:before="240" w:lineRule="auto"/>
        <w:rPr/>
      </w:pPr>
      <w:r w:rsidDel="00000000" w:rsidR="00000000" w:rsidRPr="00000000">
        <w:rPr>
          <w:rtl w:val="0"/>
        </w:rPr>
        <w:t xml:space="preserve">También se mantuvieron pruebas de base del contrato, como nombre, símbolo, cap, roles, balance y total supply.</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heading=h.wokxuxwh7j1z" w:id="49"/>
      <w:bookmarkEnd w:id="49"/>
      <w:r w:rsidDel="00000000" w:rsidR="00000000" w:rsidRPr="00000000">
        <w:rPr>
          <w:b w:val="1"/>
          <w:bCs w:val="1"/>
          <w:color w:val="000000"/>
          <w:sz w:val="26"/>
          <w:szCs w:val="26"/>
          <w:rtl w:val="0"/>
        </w:rPr>
        <w:t xml:space="preserve">Implementación de CI</w:t>
      </w:r>
    </w:p>
    <w:p w:rsidR="00000000" w:rsidDel="00000000" w:rsidP="00000000" w:rsidRDefault="00000000" w:rsidRPr="00000000" w14:paraId="000002E6">
      <w:pPr>
        <w:spacing w:after="240" w:before="240" w:lineRule="auto"/>
        <w:rPr/>
      </w:pPr>
      <w:r w:rsidDel="00000000" w:rsidR="00000000" w:rsidRPr="00000000">
        <w:rPr>
          <w:rtl w:val="0"/>
        </w:rPr>
        <w:t xml:space="preserve">El workflow de GitHub Actions fue ajustado para ejecutar validaciones automáticas sobre contratos. Se incorporó validación de cobertura mínima de funciones, definida en 90%.</w:t>
      </w:r>
    </w:p>
    <w:p w:rsidR="00000000" w:rsidDel="00000000" w:rsidP="00000000" w:rsidRDefault="00000000" w:rsidRPr="00000000" w14:paraId="000002E7">
      <w:pPr>
        <w:spacing w:after="240" w:before="240" w:lineRule="auto"/>
        <w:rPr/>
      </w:pPr>
      <w:r w:rsidDel="00000000" w:rsidR="00000000" w:rsidRPr="00000000">
        <w:rPr>
          <w:rtl w:val="0"/>
        </w:rPr>
        <w:t xml:space="preserve">El CI permite detectar errores antes de integrar cambios y mejora la confiabilidad del incremento.</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heading=h.tzsvl8lusgn3" w:id="50"/>
      <w:bookmarkEnd w:id="50"/>
      <w:r w:rsidDel="00000000" w:rsidR="00000000" w:rsidRPr="00000000">
        <w:rPr>
          <w:b w:val="1"/>
          <w:bCs w:val="1"/>
          <w:color w:val="000000"/>
          <w:sz w:val="26"/>
          <w:szCs w:val="26"/>
          <w:rtl w:val="0"/>
        </w:rPr>
        <w:t xml:space="preserve">Implementación de Docker Compose</w:t>
      </w:r>
    </w:p>
    <w:p w:rsidR="00000000" w:rsidDel="00000000" w:rsidP="00000000" w:rsidRDefault="00000000" w:rsidRPr="00000000" w14:paraId="000002E9">
      <w:pPr>
        <w:spacing w:after="240" w:before="240" w:lineRule="auto"/>
        <w:rPr/>
      </w:pPr>
      <w:r w:rsidDel="00000000" w:rsidR="00000000" w:rsidRPr="00000000">
        <w:rPr>
          <w:rtl w:val="0"/>
        </w:rPr>
        <w:t xml:space="preserve">Se actualizó </w:t>
      </w:r>
      <w:r w:rsidDel="00000000" w:rsidR="00000000" w:rsidRPr="00000000">
        <w:rPr>
          <w:rFonts w:ascii="Roboto Mono" w:cs="Roboto Mono" w:eastAsia="Roboto Mono" w:hAnsi="Roboto Mono"/>
          <w:rtl w:val="0"/>
        </w:rPr>
        <w:t xml:space="preserve">docker-compose.yml</w:t>
      </w:r>
      <w:r w:rsidDel="00000000" w:rsidR="00000000" w:rsidRPr="00000000">
        <w:rPr>
          <w:rtl w:val="0"/>
        </w:rPr>
        <w:t xml:space="preserve"> para levantar servicios mínimos del entorno local.</w:t>
      </w:r>
    </w:p>
    <w:p w:rsidR="00000000" w:rsidDel="00000000" w:rsidP="00000000" w:rsidRDefault="00000000" w:rsidRPr="00000000" w14:paraId="000002EA">
      <w:pPr>
        <w:spacing w:after="240" w:before="240" w:lineRule="auto"/>
        <w:rPr/>
      </w:pPr>
      <w:r w:rsidDel="00000000" w:rsidR="00000000" w:rsidRPr="00000000">
        <w:rPr>
          <w:rtl w:val="0"/>
        </w:rPr>
        <w:t xml:space="preserve">Los servicios incluidos son:</w:t>
      </w:r>
    </w:p>
    <w:p w:rsidR="00000000" w:rsidDel="00000000" w:rsidP="00000000" w:rsidRDefault="00000000" w:rsidRPr="00000000" w14:paraId="000002EB">
      <w:pPr>
        <w:numPr>
          <w:ilvl w:val="0"/>
          <w:numId w:val="37"/>
        </w:numPr>
        <w:spacing w:before="240" w:lineRule="auto"/>
        <w:ind w:left="720" w:hanging="360"/>
        <w:rPr/>
      </w:pPr>
      <w:r w:rsidDel="00000000" w:rsidR="00000000" w:rsidRPr="00000000">
        <w:rPr>
          <w:rtl w:val="0"/>
        </w:rPr>
        <w:t xml:space="preserve">PostgreSQL.</w:t>
      </w:r>
    </w:p>
    <w:p w:rsidR="00000000" w:rsidDel="00000000" w:rsidP="00000000" w:rsidRDefault="00000000" w:rsidRPr="00000000" w14:paraId="000002EC">
      <w:pPr>
        <w:numPr>
          <w:ilvl w:val="0"/>
          <w:numId w:val="37"/>
        </w:numPr>
        <w:ind w:left="720" w:hanging="360"/>
        <w:rPr/>
      </w:pPr>
      <w:r w:rsidDel="00000000" w:rsidR="00000000" w:rsidRPr="00000000">
        <w:rPr>
          <w:rtl w:val="0"/>
        </w:rPr>
        <w:t xml:space="preserve">Backend.</w:t>
      </w:r>
    </w:p>
    <w:p w:rsidR="00000000" w:rsidDel="00000000" w:rsidP="00000000" w:rsidRDefault="00000000" w:rsidRPr="00000000" w14:paraId="000002ED">
      <w:pPr>
        <w:numPr>
          <w:ilvl w:val="0"/>
          <w:numId w:val="37"/>
        </w:numPr>
        <w:spacing w:after="240" w:lineRule="auto"/>
        <w:ind w:left="720" w:hanging="360"/>
        <w:rPr/>
      </w:pPr>
      <w:r w:rsidDel="00000000" w:rsidR="00000000" w:rsidRPr="00000000">
        <w:rPr>
          <w:rtl w:val="0"/>
        </w:rPr>
        <w:t xml:space="preserve">Frontend.</w:t>
      </w:r>
    </w:p>
    <w:p w:rsidR="00000000" w:rsidDel="00000000" w:rsidP="00000000" w:rsidRDefault="00000000" w:rsidRPr="00000000" w14:paraId="000002EE">
      <w:pPr>
        <w:spacing w:after="240" w:before="240" w:lineRule="auto"/>
        <w:rPr/>
      </w:pPr>
      <w:r w:rsidDel="00000000" w:rsidR="00000000" w:rsidRPr="00000000">
        <w:rPr>
          <w:rtl w:val="0"/>
        </w:rPr>
        <w:t xml:space="preserve">Esta implementación permite levantar el entorno local mediante:</w:t>
      </w:r>
    </w:p>
    <w:p w:rsidR="00000000" w:rsidDel="00000000" w:rsidP="00000000" w:rsidRDefault="00000000" w:rsidRPr="00000000" w14:paraId="000002EF">
      <w:pPr>
        <w:spacing w:after="240" w:before="240" w:lineRule="auto"/>
        <w:rPr/>
      </w:pPr>
      <w:r w:rsidDel="00000000" w:rsidR="00000000" w:rsidRPr="00000000">
        <w:rPr>
          <w:rtl w:val="0"/>
        </w:rPr>
        <w:t xml:space="preserve">docker compose up</w:t>
      </w:r>
    </w:p>
    <w:p w:rsidR="00000000" w:rsidDel="00000000" w:rsidP="00000000" w:rsidRDefault="00000000" w:rsidRPr="00000000" w14:paraId="000002F0">
      <w:pPr>
        <w:spacing w:after="240" w:before="240" w:lineRule="auto"/>
        <w:rPr/>
      </w:pPr>
      <w:r w:rsidDel="00000000" w:rsidR="00000000" w:rsidRPr="00000000">
        <w:rPr>
          <w:rtl w:val="0"/>
        </w:rPr>
        <w:t xml:space="preserve">También se actualizaron variables en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para documentar configuración de puertos, conexión a base de datos, URLs del backend/frontend y placeholders para variables relacionadas con Sepolia.</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heading=h.rclt9vhopzy8" w:id="51"/>
      <w:bookmarkEnd w:id="51"/>
      <w:r w:rsidDel="00000000" w:rsidR="00000000" w:rsidRPr="00000000">
        <w:rPr>
          <w:b w:val="1"/>
          <w:bCs w:val="1"/>
          <w:color w:val="000000"/>
          <w:sz w:val="26"/>
          <w:szCs w:val="26"/>
          <w:rtl w:val="0"/>
        </w:rPr>
        <w:t xml:space="preserve">Despliegue en Sepolia</w:t>
      </w:r>
    </w:p>
    <w:p w:rsidR="00000000" w:rsidDel="00000000" w:rsidP="00000000" w:rsidRDefault="00000000" w:rsidRPr="00000000" w14:paraId="000002F2">
      <w:pPr>
        <w:spacing w:after="240" w:before="240" w:lineRule="auto"/>
        <w:rPr/>
      </w:pPr>
      <w:r w:rsidDel="00000000" w:rsidR="00000000" w:rsidRPr="00000000">
        <w:rPr>
          <w:rtl w:val="0"/>
        </w:rPr>
        <w:t xml:space="preserve">Se desplegó el contrato ECOToken en la red Sepolia testnet y se verificó en Etherscan.</w:t>
      </w:r>
    </w:p>
    <w:p w:rsidR="00000000" w:rsidDel="00000000" w:rsidP="00000000" w:rsidRDefault="00000000" w:rsidRPr="00000000" w14:paraId="000002F3">
      <w:pPr>
        <w:spacing w:after="240" w:before="240" w:lineRule="auto"/>
        <w:rPr/>
      </w:pPr>
      <w:r w:rsidDel="00000000" w:rsidR="00000000" w:rsidRPr="00000000">
        <w:rPr>
          <w:rtl w:val="0"/>
        </w:rPr>
        <w:t xml:space="preserve">Datos del despliegue:</w:t>
      </w:r>
    </w:p>
    <w:tbl>
      <w:tblPr>
        <w:tblStyle w:val="Table8"/>
        <w:tblW w:w="8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
        <w:gridCol w:w="7310"/>
        <w:tblGridChange w:id="0">
          <w:tblGrid>
            <w:gridCol w:w="1565"/>
            <w:gridCol w:w="7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after="240" w:before="240" w:lineRule="auto"/>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after="240" w:before="240" w:lineRule="auto"/>
              <w:jc w:val="center"/>
              <w:rPr>
                <w:b w:val="1"/>
                <w:bCs w:val="1"/>
              </w:rPr>
            </w:pPr>
            <w:r w:rsidDel="00000000" w:rsidR="00000000" w:rsidRPr="00000000">
              <w:rPr>
                <w:b w:val="1"/>
                <w:bCs w:val="1"/>
                <w:rtl w:val="0"/>
              </w:rPr>
              <w:t xml:space="preserve">Valor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after="240" w:before="240" w:lineRule="auto"/>
              <w:rPr/>
            </w:pPr>
            <w:r w:rsidDel="00000000" w:rsidR="00000000" w:rsidRPr="00000000">
              <w:rPr>
                <w:rtl w:val="0"/>
              </w:rPr>
              <w:t xml:space="preser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spacing w:after="240" w:before="240" w:lineRule="auto"/>
              <w:rPr/>
            </w:pPr>
            <w:r w:rsidDel="00000000" w:rsidR="00000000" w:rsidRPr="00000000">
              <w:rPr>
                <w:rtl w:val="0"/>
              </w:rPr>
              <w:t xml:space="preserve">Sepolia testnet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after="240" w:before="240" w:lineRule="auto"/>
              <w:rPr/>
            </w:pPr>
            <w:r w:rsidDel="00000000" w:rsidR="00000000" w:rsidRPr="00000000">
              <w:rPr>
                <w:rtl w:val="0"/>
              </w:rPr>
              <w:t xml:space="preserve">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after="240" w:before="240" w:lineRule="auto"/>
              <w:rPr/>
            </w:pPr>
            <w:r w:rsidDel="00000000" w:rsidR="00000000" w:rsidRPr="00000000">
              <w:rPr>
                <w:rFonts w:ascii="Roboto Mono" w:cs="Roboto Mono" w:eastAsia="Roboto Mono" w:hAnsi="Roboto Mono"/>
                <w:rtl w:val="0"/>
              </w:rPr>
              <w:t xml:space="preserve">0xa649Fe3F78206E4f5Bc2712765A2024AEED52765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after="240" w:before="240" w:lineRule="auto"/>
              <w:rPr/>
            </w:pPr>
            <w:r w:rsidDel="00000000" w:rsidR="00000000" w:rsidRPr="00000000">
              <w:rPr>
                <w:rtl w:val="0"/>
              </w:rPr>
              <w:t xml:space="preserve">Tx de deploy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spacing w:after="240" w:before="240" w:lineRule="auto"/>
              <w:rPr/>
            </w:pPr>
            <w:r w:rsidDel="00000000" w:rsidR="00000000" w:rsidRPr="00000000">
              <w:rPr>
                <w:rFonts w:ascii="Roboto Mono" w:cs="Roboto Mono" w:eastAsia="Roboto Mono" w:hAnsi="Roboto Mono"/>
                <w:rtl w:val="0"/>
              </w:rPr>
              <w:t xml:space="preserve">0x7053062c08b936dc38fe539e42eaf828d15825b340eef8b64c70ced5c7d184de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spacing w:after="240" w:before="240" w:lineRule="auto"/>
              <w:rPr/>
            </w:pPr>
            <w:r w:rsidDel="00000000" w:rsidR="00000000" w:rsidRPr="00000000">
              <w:rPr>
                <w:rtl w:val="0"/>
              </w:rPr>
              <w:t xml:space="preserve">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after="240" w:before="240" w:lineRule="auto"/>
              <w:rPr/>
            </w:pPr>
            <w:r w:rsidDel="00000000" w:rsidR="00000000" w:rsidRPr="00000000">
              <w:rPr>
                <w:rFonts w:ascii="Roboto Mono" w:cs="Roboto Mono" w:eastAsia="Roboto Mono" w:hAnsi="Roboto Mono"/>
                <w:rtl w:val="0"/>
              </w:rPr>
              <w:t xml:space="preserve">11219041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after="240" w:before="240" w:lineRule="auto"/>
              <w:rPr/>
            </w:pPr>
            <w:r w:rsidDel="00000000" w:rsidR="00000000" w:rsidRPr="00000000">
              <w:rPr>
                <w:rtl w:val="0"/>
              </w:rPr>
              <w:t xml:space="preserv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after="240" w:before="240" w:lineRule="auto"/>
              <w:rPr/>
            </w:pPr>
            <w:r w:rsidDel="00000000" w:rsidR="00000000" w:rsidRPr="00000000">
              <w:rPr>
                <w:rFonts w:ascii="Roboto Mono" w:cs="Roboto Mono" w:eastAsia="Roboto Mono" w:hAnsi="Roboto Mono"/>
                <w:rtl w:val="0"/>
              </w:rPr>
              <w:t xml:space="preserve">1.000.000 ECO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after="240" w:before="240" w:lineRule="auto"/>
              <w:rPr/>
            </w:pPr>
            <w:r w:rsidDel="00000000" w:rsidR="00000000" w:rsidRPr="00000000">
              <w:rPr>
                <w:rtl w:val="0"/>
              </w:rPr>
              <w:t xml:space="preserve">Vault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spacing w:after="240" w:before="240" w:lineRule="auto"/>
              <w:rPr/>
            </w:pPr>
            <w:r w:rsidDel="00000000" w:rsidR="00000000" w:rsidRPr="00000000">
              <w:rPr>
                <w:rFonts w:ascii="Roboto Mono" w:cs="Roboto Mono" w:eastAsia="Roboto Mono" w:hAnsi="Roboto Mono"/>
                <w:rtl w:val="0"/>
              </w:rPr>
              <w:t xml:space="preserve">0xE7136d34f62C3c8375a1d3Fe04ec4B2e99F9629E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after="240" w:before="240" w:lineRule="auto"/>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spacing w:after="240" w:before="240" w:lineRule="auto"/>
              <w:rPr/>
            </w:pPr>
            <w:hyperlink r:id="rId14">
              <w:r w:rsidDel="00000000" w:rsidR="00000000" w:rsidRPr="00000000">
                <w:rPr>
                  <w:color w:val="1155cc"/>
                  <w:sz w:val="24"/>
                  <w:szCs w:val="24"/>
                  <w:u w:val="single"/>
                  <w:rtl w:val="0"/>
                </w:rPr>
                <w:t xml:space="preserve">https://sepolia.etherscan.io/tx/0x7053062c08b936dc38fe539e42eaf828d15825b340eef8b64c70ced5c7d184de</w:t>
              </w:r>
            </w:hyperlink>
            <w:r w:rsidDel="00000000" w:rsidR="00000000" w:rsidRPr="00000000">
              <w:rPr>
                <w:rtl w:val="0"/>
              </w:rPr>
              <w:t xml:space="preserve"> </w:t>
            </w:r>
          </w:p>
        </w:tc>
      </w:tr>
    </w:tbl>
    <w:p w:rsidR="00000000" w:rsidDel="00000000" w:rsidP="00000000" w:rsidRDefault="00000000" w:rsidRPr="00000000" w14:paraId="00000304">
      <w:pPr>
        <w:spacing w:after="240" w:before="240" w:lineRule="auto"/>
        <w:rPr/>
      </w:pPr>
      <w:r w:rsidDel="00000000" w:rsidR="00000000" w:rsidRPr="00000000">
        <w:rPr>
          <w:rtl w:val="0"/>
        </w:rPr>
        <w:t xml:space="preserve">El contrato desplegado quedó documentado en </w:t>
      </w:r>
      <w:r w:rsidDel="00000000" w:rsidR="00000000" w:rsidRPr="00000000">
        <w:rPr>
          <w:rFonts w:ascii="Roboto Mono" w:cs="Roboto Mono" w:eastAsia="Roboto Mono" w:hAnsi="Roboto Mono"/>
          <w:rtl w:val="0"/>
        </w:rPr>
        <w:t xml:space="preserve">/contracts/README.md</w:t>
      </w:r>
      <w:r w:rsidDel="00000000" w:rsidR="00000000" w:rsidRPr="00000000">
        <w:rPr>
          <w:rtl w:val="0"/>
        </w:rPr>
        <w:t xml:space="preserve"> para ser utilizado en futuras integraciones desde backend.</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heading=h.jr2o5nav8tls" w:id="52"/>
      <w:bookmarkEnd w:id="52"/>
      <w:r w:rsidDel="00000000" w:rsidR="00000000" w:rsidRPr="00000000">
        <w:rPr>
          <w:b w:val="1"/>
          <w:bCs w:val="1"/>
          <w:color w:val="000000"/>
          <w:sz w:val="26"/>
          <w:szCs w:val="26"/>
          <w:rtl w:val="0"/>
        </w:rPr>
        <w:t xml:space="preserve">Ambientes utilizados</w:t>
      </w:r>
    </w:p>
    <w:tbl>
      <w:tblPr>
        <w:tblStyle w:val="Table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7230"/>
        <w:tblGridChange w:id="0">
          <w:tblGrid>
            <w:gridCol w:w="1230"/>
            <w:gridCol w:w="72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after="240" w:before="240" w:lineRule="auto"/>
              <w:jc w:val="center"/>
              <w:rPr>
                <w:b w:val="1"/>
                <w:bCs w:val="1"/>
              </w:rPr>
            </w:pPr>
            <w:r w:rsidDel="00000000" w:rsidR="00000000" w:rsidRPr="00000000">
              <w:rPr>
                <w:b w:val="1"/>
                <w:bCs w:val="1"/>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after="240" w:before="240" w:lineRule="auto"/>
              <w:jc w:val="center"/>
              <w:rPr>
                <w:b w:val="1"/>
                <w:bCs w:val="1"/>
              </w:rPr>
            </w:pPr>
            <w:r w:rsidDel="00000000" w:rsidR="00000000" w:rsidRPr="00000000">
              <w:rPr>
                <w:b w:val="1"/>
                <w:bCs w:val="1"/>
                <w:rtl w:val="0"/>
              </w:rPr>
              <w:t xml:space="preserve">Uso durante el sprint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after="240" w:before="240" w:lineRule="auto"/>
              <w:rPr/>
            </w:pPr>
            <w:r w:rsidDel="00000000" w:rsidR="00000000" w:rsidRPr="00000000">
              <w:rPr>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after="240" w:before="240" w:lineRule="auto"/>
              <w:rPr/>
            </w:pPr>
            <w:r w:rsidDel="00000000" w:rsidR="00000000" w:rsidRPr="00000000">
              <w:rPr>
                <w:rtl w:val="0"/>
              </w:rPr>
              <w:t xml:space="preserve">Desarrollo y pruebas de contratos, Docker Compose y servicios mínimos.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spacing w:after="240" w:before="240" w:lineRule="auto"/>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spacing w:after="240" w:before="240" w:lineRule="auto"/>
              <w:rPr/>
            </w:pPr>
            <w:r w:rsidDel="00000000" w:rsidR="00000000" w:rsidRPr="00000000">
              <w:rPr>
                <w:rtl w:val="0"/>
              </w:rPr>
              <w:t xml:space="preserve">Control de versiones, Pull Requests, documentación técnica y CI.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spacing w:after="240" w:before="240" w:lineRule="auto"/>
              <w:rPr/>
            </w:pPr>
            <w:r w:rsidDel="00000000" w:rsidR="00000000" w:rsidRPr="00000000">
              <w:rPr>
                <w:rtl w:val="0"/>
              </w:rPr>
              <w:t xml:space="preserve">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after="240" w:before="240" w:lineRule="auto"/>
              <w:rPr/>
            </w:pPr>
            <w:r w:rsidDel="00000000" w:rsidR="00000000" w:rsidRPr="00000000">
              <w:rPr>
                <w:rtl w:val="0"/>
              </w:rPr>
              <w:t xml:space="preserve">Despliegue y verificación del contrato ECOToken.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after="240" w:before="240" w:lineRule="auto"/>
              <w:rPr/>
            </w:pPr>
            <w:r w:rsidDel="00000000" w:rsidR="00000000" w:rsidRPr="00000000">
              <w:rPr>
                <w:rtl w:val="0"/>
              </w:rPr>
              <w:t xml:space="preserve">Etherscan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after="240" w:before="240" w:lineRule="auto"/>
              <w:rPr/>
            </w:pPr>
            <w:r w:rsidDel="00000000" w:rsidR="00000000" w:rsidRPr="00000000">
              <w:rPr>
                <w:rtl w:val="0"/>
              </w:rPr>
              <w:t xml:space="preserve">Verificación pública del contrato desplegado.</w:t>
            </w:r>
          </w:p>
        </w:tc>
      </w:tr>
    </w:tbl>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heading=h.3dytf07upj29" w:id="53"/>
      <w:bookmarkEnd w:id="53"/>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heading=h.lnky1ypcdgqk" w:id="54"/>
      <w:bookmarkEnd w:id="54"/>
      <w:r w:rsidDel="00000000" w:rsidR="00000000" w:rsidRPr="00000000">
        <w:rPr>
          <w:b w:val="1"/>
          <w:bCs w:val="1"/>
          <w:color w:val="000000"/>
          <w:sz w:val="26"/>
          <w:szCs w:val="26"/>
          <w:rtl w:val="0"/>
        </w:rPr>
        <w:t xml:space="preserve">Plan de reversa</w:t>
      </w:r>
    </w:p>
    <w:p w:rsidR="00000000" w:rsidDel="00000000" w:rsidP="00000000" w:rsidRDefault="00000000" w:rsidRPr="00000000" w14:paraId="00000312">
      <w:pPr>
        <w:spacing w:after="240" w:before="240" w:lineRule="auto"/>
        <w:rPr/>
      </w:pPr>
      <w:r w:rsidDel="00000000" w:rsidR="00000000" w:rsidRPr="00000000">
        <w:rPr>
          <w:rtl w:val="0"/>
        </w:rPr>
        <w:t xml:space="preserve">Dado que el despliegue fue realizado en una red de prueba, no existe impacto productivo sobre usuarios finales. Ante errores en el contrato desplegado, el plan de reversa consiste en:</w:t>
      </w:r>
    </w:p>
    <w:p w:rsidR="00000000" w:rsidDel="00000000" w:rsidP="00000000" w:rsidRDefault="00000000" w:rsidRPr="00000000" w14:paraId="00000313">
      <w:pPr>
        <w:numPr>
          <w:ilvl w:val="0"/>
          <w:numId w:val="1"/>
        </w:numPr>
        <w:spacing w:before="240" w:lineRule="auto"/>
        <w:ind w:left="720" w:hanging="360"/>
        <w:rPr/>
      </w:pPr>
      <w:r w:rsidDel="00000000" w:rsidR="00000000" w:rsidRPr="00000000">
        <w:rPr>
          <w:rtl w:val="0"/>
        </w:rPr>
        <w:t xml:space="preserve">detener integraciones contra la dirección desplegada;</w:t>
      </w:r>
    </w:p>
    <w:p w:rsidR="00000000" w:rsidDel="00000000" w:rsidP="00000000" w:rsidRDefault="00000000" w:rsidRPr="00000000" w14:paraId="00000314">
      <w:pPr>
        <w:numPr>
          <w:ilvl w:val="0"/>
          <w:numId w:val="1"/>
        </w:numPr>
        <w:ind w:left="720" w:hanging="360"/>
        <w:rPr/>
      </w:pPr>
      <w:r w:rsidDel="00000000" w:rsidR="00000000" w:rsidRPr="00000000">
        <w:rPr>
          <w:rtl w:val="0"/>
        </w:rPr>
        <w:t xml:space="preserve">corregir el contrato en una nueva rama;</w:t>
      </w:r>
    </w:p>
    <w:p w:rsidR="00000000" w:rsidDel="00000000" w:rsidP="00000000" w:rsidRDefault="00000000" w:rsidRPr="00000000" w14:paraId="00000315">
      <w:pPr>
        <w:numPr>
          <w:ilvl w:val="0"/>
          <w:numId w:val="1"/>
        </w:numPr>
        <w:ind w:left="720" w:hanging="360"/>
        <w:rPr/>
      </w:pPr>
      <w:r w:rsidDel="00000000" w:rsidR="00000000" w:rsidRPr="00000000">
        <w:rPr>
          <w:rtl w:val="0"/>
        </w:rPr>
        <w:t xml:space="preserve">ejecutar nuevamente la suite de tests;</w:t>
      </w:r>
    </w:p>
    <w:p w:rsidR="00000000" w:rsidDel="00000000" w:rsidP="00000000" w:rsidRDefault="00000000" w:rsidRPr="00000000" w14:paraId="00000316">
      <w:pPr>
        <w:numPr>
          <w:ilvl w:val="0"/>
          <w:numId w:val="1"/>
        </w:numPr>
        <w:ind w:left="720" w:hanging="360"/>
        <w:rPr/>
      </w:pPr>
      <w:r w:rsidDel="00000000" w:rsidR="00000000" w:rsidRPr="00000000">
        <w:rPr>
          <w:rtl w:val="0"/>
        </w:rPr>
        <w:t xml:space="preserve">desplegar una nueva versión en Sepolia;</w:t>
      </w:r>
    </w:p>
    <w:p w:rsidR="00000000" w:rsidDel="00000000" w:rsidP="00000000" w:rsidRDefault="00000000" w:rsidRPr="00000000" w14:paraId="00000317">
      <w:pPr>
        <w:numPr>
          <w:ilvl w:val="0"/>
          <w:numId w:val="1"/>
        </w:numPr>
        <w:ind w:left="720" w:hanging="360"/>
        <w:rPr/>
      </w:pPr>
      <w:r w:rsidDel="00000000" w:rsidR="00000000" w:rsidRPr="00000000">
        <w:rPr>
          <w:rtl w:val="0"/>
        </w:rPr>
        <w:t xml:space="preserve">actualizar la dirección documentada;</w:t>
      </w:r>
    </w:p>
    <w:p w:rsidR="00000000" w:rsidDel="00000000" w:rsidP="00000000" w:rsidRDefault="00000000" w:rsidRPr="00000000" w14:paraId="00000318">
      <w:pPr>
        <w:numPr>
          <w:ilvl w:val="0"/>
          <w:numId w:val="1"/>
        </w:numPr>
        <w:spacing w:after="240" w:lineRule="auto"/>
        <w:ind w:left="720" w:hanging="360"/>
        <w:rPr/>
      </w:pPr>
      <w:r w:rsidDel="00000000" w:rsidR="00000000" w:rsidRPr="00000000">
        <w:rPr>
          <w:rtl w:val="0"/>
        </w:rPr>
        <w:t xml:space="preserve">informar al equipo para evitar el uso de una dirección obsoleta.</w:t>
      </w:r>
    </w:p>
    <w:p w:rsidR="00000000" w:rsidDel="00000000" w:rsidP="00000000" w:rsidRDefault="00000000" w:rsidRPr="00000000" w14:paraId="00000319">
      <w:pPr>
        <w:spacing w:after="240" w:before="240" w:lineRule="auto"/>
        <w:rPr/>
      </w:pPr>
      <w:r w:rsidDel="00000000" w:rsidR="00000000" w:rsidRPr="00000000">
        <w:rPr>
          <w:rtl w:val="0"/>
        </w:rPr>
        <w:t xml:space="preserve">En el repositorio, cualquier error de integración puede corregirse mediante Pull Request, revert de commits o restauración desde Git.</w:t>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pStyle w:val="Heading2"/>
        <w:rPr/>
      </w:pPr>
      <w:bookmarkStart w:colFirst="0" w:colLast="0" w:name="_heading=h.j0apt9r90m7b" w:id="55"/>
      <w:bookmarkEnd w:id="55"/>
      <w:r w:rsidDel="00000000" w:rsidR="00000000" w:rsidRPr="00000000">
        <w:rPr>
          <w:rtl w:val="0"/>
        </w:rPr>
        <w:t xml:space="preserve">Documentación de ayuda para el usuario del sprint</w:t>
      </w:r>
    </w:p>
    <w:p w:rsidR="00000000" w:rsidDel="00000000" w:rsidP="00000000" w:rsidRDefault="00000000" w:rsidRPr="00000000" w14:paraId="0000031C">
      <w:pPr>
        <w:spacing w:after="240" w:before="240" w:lineRule="auto"/>
        <w:rPr/>
      </w:pPr>
      <w:r w:rsidDel="00000000" w:rsidR="00000000" w:rsidRPr="00000000">
        <w:rPr>
          <w:rtl w:val="0"/>
        </w:rPr>
        <w:t xml:space="preserve">Durante el Sprint 2 no se incorporaron funcionalidades finales orientadas a usuarios externos del sistema, como organizaciones adheridas, cooperativas o municipalidad. Por este motivo, no corresponde elaborar todavía un manual de usuario final.</w:t>
      </w:r>
    </w:p>
    <w:p w:rsidR="00000000" w:rsidDel="00000000" w:rsidP="00000000" w:rsidRDefault="00000000" w:rsidRPr="00000000" w14:paraId="0000031D">
      <w:pPr>
        <w:spacing w:after="240" w:before="240" w:lineRule="auto"/>
        <w:rPr/>
      </w:pPr>
      <w:r w:rsidDel="00000000" w:rsidR="00000000" w:rsidRPr="00000000">
        <w:rPr>
          <w:rtl w:val="0"/>
        </w:rPr>
        <w:t xml:space="preserve">Sin embargo, sí se generó y actualizó documentación técnica orientada al equipo de desarrollo.</w:t>
      </w:r>
    </w:p>
    <w:p w:rsidR="00000000" w:rsidDel="00000000" w:rsidP="00000000" w:rsidRDefault="00000000" w:rsidRPr="00000000" w14:paraId="0000031E">
      <w:pPr>
        <w:spacing w:after="240" w:before="240" w:lineRule="auto"/>
        <w:rPr/>
      </w:pPr>
      <w:r w:rsidDel="00000000" w:rsidR="00000000" w:rsidRPr="00000000">
        <w:rPr>
          <w:rtl w:val="0"/>
        </w:rPr>
        <w:t xml:space="preserve">La ayuda generada en esta iteración incluye:</w:t>
      </w:r>
    </w:p>
    <w:p w:rsidR="00000000" w:rsidDel="00000000" w:rsidP="00000000" w:rsidRDefault="00000000" w:rsidRPr="00000000" w14:paraId="0000031F">
      <w:pPr>
        <w:numPr>
          <w:ilvl w:val="0"/>
          <w:numId w:val="15"/>
        </w:numPr>
        <w:spacing w:before="240" w:lineRule="auto"/>
        <w:ind w:left="720" w:hanging="360"/>
        <w:rPr/>
      </w:pPr>
      <w:r w:rsidDel="00000000" w:rsidR="00000000" w:rsidRPr="00000000">
        <w:rPr>
          <w:rtl w:val="0"/>
        </w:rPr>
        <w:t xml:space="preserve">README de contracts actualizado.</w:t>
      </w:r>
    </w:p>
    <w:p w:rsidR="00000000" w:rsidDel="00000000" w:rsidP="00000000" w:rsidRDefault="00000000" w:rsidRPr="00000000" w14:paraId="00000320">
      <w:pPr>
        <w:numPr>
          <w:ilvl w:val="0"/>
          <w:numId w:val="15"/>
        </w:numPr>
        <w:ind w:left="720" w:hanging="360"/>
        <w:rPr/>
      </w:pPr>
      <w:r w:rsidDel="00000000" w:rsidR="00000000" w:rsidRPr="00000000">
        <w:rPr>
          <w:rtl w:val="0"/>
        </w:rPr>
        <w:t xml:space="preserve">Dirección del contrato desplegado en Sepolia.</w:t>
      </w:r>
    </w:p>
    <w:p w:rsidR="00000000" w:rsidDel="00000000" w:rsidP="00000000" w:rsidRDefault="00000000" w:rsidRPr="00000000" w14:paraId="00000321">
      <w:pPr>
        <w:numPr>
          <w:ilvl w:val="0"/>
          <w:numId w:val="15"/>
        </w:numPr>
        <w:ind w:left="720" w:hanging="360"/>
        <w:rPr/>
      </w:pPr>
      <w:r w:rsidDel="00000000" w:rsidR="00000000" w:rsidRPr="00000000">
        <w:rPr>
          <w:rtl w:val="0"/>
        </w:rPr>
        <w:t xml:space="preserve">Link de verificación en Etherscan.</w:t>
      </w:r>
    </w:p>
    <w:p w:rsidR="00000000" w:rsidDel="00000000" w:rsidP="00000000" w:rsidRDefault="00000000" w:rsidRPr="00000000" w14:paraId="00000322">
      <w:pPr>
        <w:numPr>
          <w:ilvl w:val="0"/>
          <w:numId w:val="15"/>
        </w:numPr>
        <w:ind w:left="720" w:hanging="360"/>
        <w:rPr/>
      </w:pPr>
      <w:r w:rsidDel="00000000" w:rsidR="00000000" w:rsidRPr="00000000">
        <w:rPr>
          <w:rtl w:val="0"/>
        </w:rPr>
        <w:t xml:space="preserve">Comandos de deploy y verificación.</w:t>
      </w:r>
    </w:p>
    <w:p w:rsidR="00000000" w:rsidDel="00000000" w:rsidP="00000000" w:rsidRDefault="00000000" w:rsidRPr="00000000" w14:paraId="00000323">
      <w:pPr>
        <w:numPr>
          <w:ilvl w:val="0"/>
          <w:numId w:val="15"/>
        </w:numPr>
        <w:ind w:left="720" w:hanging="360"/>
        <w:rPr/>
      </w:pPr>
      <w:r w:rsidDel="00000000" w:rsidR="00000000" w:rsidRPr="00000000">
        <w:rPr>
          <w:rtl w:val="0"/>
        </w:rPr>
        <w:t xml:space="preserve">Comandos de testing en Foundry.</w:t>
      </w:r>
    </w:p>
    <w:p w:rsidR="00000000" w:rsidDel="00000000" w:rsidP="00000000" w:rsidRDefault="00000000" w:rsidRPr="00000000" w14:paraId="00000324">
      <w:pPr>
        <w:numPr>
          <w:ilvl w:val="0"/>
          <w:numId w:val="15"/>
        </w:numPr>
        <w:ind w:left="720" w:hanging="360"/>
        <w:rPr/>
      </w:pPr>
      <w:r w:rsidDel="00000000" w:rsidR="00000000" w:rsidRPr="00000000">
        <w:rPr>
          <w:rtl w:val="0"/>
        </w:rPr>
        <w:t xml:space="preserve">Variables de entorno de ejemplo.</w:t>
      </w:r>
    </w:p>
    <w:p w:rsidR="00000000" w:rsidDel="00000000" w:rsidP="00000000" w:rsidRDefault="00000000" w:rsidRPr="00000000" w14:paraId="00000325">
      <w:pPr>
        <w:numPr>
          <w:ilvl w:val="0"/>
          <w:numId w:val="15"/>
        </w:numPr>
        <w:ind w:left="720" w:hanging="360"/>
        <w:rPr/>
      </w:pPr>
      <w:r w:rsidDel="00000000" w:rsidR="00000000" w:rsidRPr="00000000">
        <w:rPr>
          <w:rtl w:val="0"/>
        </w:rPr>
        <w:t xml:space="preserve">Configuración de Docker Compose.</w:t>
      </w:r>
    </w:p>
    <w:p w:rsidR="00000000" w:rsidDel="00000000" w:rsidP="00000000" w:rsidRDefault="00000000" w:rsidRPr="00000000" w14:paraId="00000326">
      <w:pPr>
        <w:numPr>
          <w:ilvl w:val="0"/>
          <w:numId w:val="15"/>
        </w:numPr>
        <w:spacing w:after="240" w:lineRule="auto"/>
        <w:ind w:left="720" w:hanging="360"/>
        <w:rPr/>
      </w:pPr>
      <w:r w:rsidDel="00000000" w:rsidR="00000000" w:rsidRPr="00000000">
        <w:rPr>
          <w:rtl w:val="0"/>
        </w:rPr>
        <w:t xml:space="preserve">Instrucciones para levantar servicios locales.</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heading=h.6yk1fqqrscbz" w:id="56"/>
      <w:bookmarkEnd w:id="56"/>
      <w:r w:rsidDel="00000000" w:rsidR="00000000" w:rsidRPr="00000000">
        <w:rPr>
          <w:b w:val="1"/>
          <w:bCs w:val="1"/>
          <w:color w:val="000000"/>
          <w:sz w:val="26"/>
          <w:szCs w:val="26"/>
          <w:rtl w:val="0"/>
        </w:rPr>
        <w:t xml:space="preserve">Instrucciones generales de uso técnico</w:t>
      </w:r>
    </w:p>
    <w:p w:rsidR="00000000" w:rsidDel="00000000" w:rsidP="00000000" w:rsidRDefault="00000000" w:rsidRPr="00000000" w14:paraId="00000328">
      <w:pPr>
        <w:spacing w:after="240" w:before="240" w:lineRule="auto"/>
        <w:rPr/>
      </w:pPr>
      <w:r w:rsidDel="00000000" w:rsidR="00000000" w:rsidRPr="00000000">
        <w:rPr>
          <w:rtl w:val="0"/>
        </w:rPr>
        <w:t xml:space="preserve">Para ejecutar el entorno local, el equipo debe:</w:t>
      </w:r>
    </w:p>
    <w:p w:rsidR="00000000" w:rsidDel="00000000" w:rsidP="00000000" w:rsidRDefault="00000000" w:rsidRPr="00000000" w14:paraId="00000329">
      <w:pPr>
        <w:numPr>
          <w:ilvl w:val="0"/>
          <w:numId w:val="23"/>
        </w:numPr>
        <w:spacing w:before="240" w:lineRule="auto"/>
        <w:ind w:left="720" w:hanging="360"/>
        <w:rPr/>
      </w:pPr>
      <w:r w:rsidDel="00000000" w:rsidR="00000000" w:rsidRPr="00000000">
        <w:rPr>
          <w:rtl w:val="0"/>
        </w:rPr>
        <w:t xml:space="preserve">Clonar el repositorio.</w:t>
      </w:r>
    </w:p>
    <w:p w:rsidR="00000000" w:rsidDel="00000000" w:rsidP="00000000" w:rsidRDefault="00000000" w:rsidRPr="00000000" w14:paraId="0000032A">
      <w:pPr>
        <w:numPr>
          <w:ilvl w:val="0"/>
          <w:numId w:val="23"/>
        </w:numPr>
        <w:ind w:left="720" w:hanging="360"/>
        <w:rPr/>
      </w:pPr>
      <w:r w:rsidDel="00000000" w:rsidR="00000000" w:rsidRPr="00000000">
        <w:rPr>
          <w:rtl w:val="0"/>
        </w:rPr>
        <w:t xml:space="preserve">Copiar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a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w:t>
      </w:r>
    </w:p>
    <w:p w:rsidR="00000000" w:rsidDel="00000000" w:rsidP="00000000" w:rsidRDefault="00000000" w:rsidRPr="00000000" w14:paraId="0000032B">
      <w:pPr>
        <w:numPr>
          <w:ilvl w:val="0"/>
          <w:numId w:val="23"/>
        </w:numPr>
        <w:ind w:left="720" w:hanging="360"/>
        <w:rPr/>
      </w:pPr>
      <w:r w:rsidDel="00000000" w:rsidR="00000000" w:rsidRPr="00000000">
        <w:rPr>
          <w:rtl w:val="0"/>
        </w:rPr>
        <w:t xml:space="preserve">Completar variables necesarias según el entorno.</w:t>
      </w:r>
    </w:p>
    <w:p w:rsidR="00000000" w:rsidDel="00000000" w:rsidP="00000000" w:rsidRDefault="00000000" w:rsidRPr="00000000" w14:paraId="0000032C">
      <w:pPr>
        <w:numPr>
          <w:ilvl w:val="0"/>
          <w:numId w:val="23"/>
        </w:numPr>
        <w:ind w:left="720" w:hanging="360"/>
        <w:rPr/>
      </w:pPr>
      <w:r w:rsidDel="00000000" w:rsidR="00000000" w:rsidRPr="00000000">
        <w:rPr>
          <w:rtl w:val="0"/>
        </w:rPr>
        <w:t xml:space="preserve">Ejecutar </w:t>
      </w:r>
      <w:r w:rsidDel="00000000" w:rsidR="00000000" w:rsidRPr="00000000">
        <w:rPr>
          <w:rFonts w:ascii="Roboto Mono" w:cs="Roboto Mono" w:eastAsia="Roboto Mono" w:hAnsi="Roboto Mono"/>
          <w:rtl w:val="0"/>
        </w:rPr>
        <w:t xml:space="preserve">docker compose up</w:t>
      </w:r>
      <w:r w:rsidDel="00000000" w:rsidR="00000000" w:rsidRPr="00000000">
        <w:rPr>
          <w:rtl w:val="0"/>
        </w:rPr>
        <w:t xml:space="preserve">.</w:t>
      </w:r>
    </w:p>
    <w:p w:rsidR="00000000" w:rsidDel="00000000" w:rsidP="00000000" w:rsidRDefault="00000000" w:rsidRPr="00000000" w14:paraId="0000032D">
      <w:pPr>
        <w:numPr>
          <w:ilvl w:val="0"/>
          <w:numId w:val="23"/>
        </w:numPr>
        <w:ind w:left="720" w:hanging="360"/>
        <w:rPr/>
      </w:pPr>
      <w:r w:rsidDel="00000000" w:rsidR="00000000" w:rsidRPr="00000000">
        <w:rPr>
          <w:rtl w:val="0"/>
        </w:rPr>
        <w:t xml:space="preserve">Verificar que PostgreSQL, backend y frontend queden operativos.</w:t>
      </w:r>
    </w:p>
    <w:p w:rsidR="00000000" w:rsidDel="00000000" w:rsidP="00000000" w:rsidRDefault="00000000" w:rsidRPr="00000000" w14:paraId="0000032E">
      <w:pPr>
        <w:numPr>
          <w:ilvl w:val="0"/>
          <w:numId w:val="23"/>
        </w:numPr>
        <w:ind w:left="720" w:hanging="360"/>
        <w:rPr/>
      </w:pPr>
      <w:r w:rsidDel="00000000" w:rsidR="00000000" w:rsidRPr="00000000">
        <w:rPr>
          <w:rtl w:val="0"/>
        </w:rPr>
        <w:t xml:space="preserve">Ejecutar pruebas de contratos con </w:t>
      </w:r>
      <w:r w:rsidDel="00000000" w:rsidR="00000000" w:rsidRPr="00000000">
        <w:rPr>
          <w:rFonts w:ascii="Roboto Mono" w:cs="Roboto Mono" w:eastAsia="Roboto Mono" w:hAnsi="Roboto Mono"/>
          <w:rtl w:val="0"/>
        </w:rPr>
        <w:t xml:space="preserve">forge test</w:t>
      </w:r>
      <w:r w:rsidDel="00000000" w:rsidR="00000000" w:rsidRPr="00000000">
        <w:rPr>
          <w:rtl w:val="0"/>
        </w:rPr>
        <w:t xml:space="preserve">.</w:t>
      </w:r>
    </w:p>
    <w:p w:rsidR="00000000" w:rsidDel="00000000" w:rsidP="00000000" w:rsidRDefault="00000000" w:rsidRPr="00000000" w14:paraId="0000032F">
      <w:pPr>
        <w:numPr>
          <w:ilvl w:val="0"/>
          <w:numId w:val="23"/>
        </w:numPr>
        <w:spacing w:after="240" w:lineRule="auto"/>
        <w:ind w:left="720" w:hanging="360"/>
        <w:rPr/>
      </w:pPr>
      <w:r w:rsidDel="00000000" w:rsidR="00000000" w:rsidRPr="00000000">
        <w:rPr>
          <w:rtl w:val="0"/>
        </w:rPr>
        <w:t xml:space="preserve">Consultar la dirección del contrato Sepolia en </w:t>
      </w:r>
      <w:r w:rsidDel="00000000" w:rsidR="00000000" w:rsidRPr="00000000">
        <w:rPr>
          <w:rFonts w:ascii="Roboto Mono" w:cs="Roboto Mono" w:eastAsia="Roboto Mono" w:hAnsi="Roboto Mono"/>
          <w:color w:val="188038"/>
          <w:rtl w:val="0"/>
        </w:rPr>
        <w:t xml:space="preserve">/contracts/README.md</w:t>
      </w:r>
      <w:r w:rsidDel="00000000" w:rsidR="00000000" w:rsidRPr="00000000">
        <w:rPr>
          <w:rtl w:val="0"/>
        </w:rPr>
        <w:t xml:space="preserve">.</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heading=h.rn0448ilxym5" w:id="57"/>
      <w:bookmarkEnd w:id="57"/>
      <w:r w:rsidDel="00000000" w:rsidR="00000000" w:rsidRPr="00000000">
        <w:rPr>
          <w:b w:val="1"/>
          <w:bCs w:val="1"/>
          <w:color w:val="000000"/>
          <w:sz w:val="26"/>
          <w:szCs w:val="26"/>
          <w:rtl w:val="0"/>
        </w:rPr>
        <w:t xml:space="preserve">Usuarios alcanzados por esta documentación</w:t>
      </w:r>
    </w:p>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sdt>
        <w:sdtPr>
          <w:id w:val="-715865862"/>
          <w:tag w:val="goog_rdk_4"/>
        </w:sdtPr>
        <w:sdtContent>
          <w:tr>
            <w:trPr>
              <w:cantSplit w:val="0"/>
              <w:trHeight w:val="515" w:hRule="atLeast"/>
              <w:tblHeader w:val="1"/>
              <w:trPrChange w:author="Christian Villafañe" w:id="2" w:date="2026-07-27T12:59:00Z">
                <w:trPr>
                  <w:cantSplit w:val="0"/>
                  <w:trHeight w:val="51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2" w:date="2026-07-27T12:59: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31">
                <w:pPr>
                  <w:spacing w:after="240" w:before="240" w:lineRule="auto"/>
                  <w:rPr/>
                </w:pPr>
                <w:r w:rsidDel="00000000" w:rsidR="00000000" w:rsidRPr="00000000">
                  <w:rPr>
                    <w:rtl w:val="0"/>
                  </w:rPr>
                  <w:t xml:space="preserve">Tipo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2" w:date="2026-07-27T12:59: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32">
                <w:pPr>
                  <w:spacing w:after="240" w:before="240" w:lineRule="auto"/>
                  <w:rPr/>
                </w:pPr>
                <w:r w:rsidDel="00000000" w:rsidR="00000000" w:rsidRPr="00000000">
                  <w:rPr>
                    <w:rtl w:val="0"/>
                  </w:rPr>
                  <w:t xml:space="preserve">Documentación aplicable</w:t>
                </w:r>
              </w:p>
            </w:tc>
          </w:tr>
        </w:sdtContent>
      </w:sdt>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spacing w:after="240" w:before="240" w:lineRule="auto"/>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spacing w:after="240" w:before="240" w:lineRule="auto"/>
              <w:rPr/>
            </w:pPr>
            <w:r w:rsidDel="00000000" w:rsidR="00000000" w:rsidRPr="00000000">
              <w:rPr>
                <w:rtl w:val="0"/>
              </w:rPr>
              <w:t xml:space="preserve">README general, Docker Compose,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backend, frontend y contracts.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after="240" w:before="240" w:lineRule="auto"/>
              <w:rPr/>
            </w:pPr>
            <w:r w:rsidDel="00000000" w:rsidR="00000000" w:rsidRPr="00000000">
              <w:rPr>
                <w:rtl w:val="0"/>
              </w:rPr>
              <w:t xml:space="preserve">Responsable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after="240" w:before="240" w:lineRule="auto"/>
              <w:rPr/>
            </w:pPr>
            <w:r w:rsidDel="00000000" w:rsidR="00000000" w:rsidRPr="00000000">
              <w:rPr>
                <w:rtl w:val="0"/>
              </w:rPr>
              <w:t xml:space="preserve">README de contracts, deploy Sepolia, Foundry, Etherscan y Vault Address.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after="240" w:before="240" w:lineRule="auto"/>
              <w:rPr/>
            </w:pPr>
            <w:r w:rsidDel="00000000" w:rsidR="00000000" w:rsidRPr="00000000">
              <w:rPr>
                <w:rtl w:val="0"/>
              </w:rPr>
              <w:t xml:space="preserve">Responsable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spacing w:after="240" w:before="240" w:lineRule="auto"/>
              <w:rPr/>
            </w:pPr>
            <w:r w:rsidDel="00000000" w:rsidR="00000000" w:rsidRPr="00000000">
              <w:rPr>
                <w:rtl w:val="0"/>
              </w:rPr>
              <w:t xml:space="preserve">Dirección del contrato, variables de entorno, PostgreSQL y Docker Compose.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after="240" w:before="240" w:lineRule="auto"/>
              <w:rPr/>
            </w:pPr>
            <w:r w:rsidDel="00000000" w:rsidR="00000000" w:rsidRPr="00000000">
              <w:rPr>
                <w:rtl w:val="0"/>
              </w:rPr>
              <w:t xml:space="preserve">Responsable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spacing w:after="240" w:before="240" w:lineRule="auto"/>
              <w:rPr/>
            </w:pPr>
            <w:r w:rsidDel="00000000" w:rsidR="00000000" w:rsidRPr="00000000">
              <w:rPr>
                <w:rtl w:val="0"/>
              </w:rPr>
              <w:t xml:space="preserve">Variables Vite, URL de backend, URL de explorador y dirección del contrato.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spacing w:after="240" w:before="240" w:lineRule="auto"/>
              <w:rPr/>
            </w:pPr>
            <w:r w:rsidDel="00000000" w:rsidR="00000000" w:rsidRPr="00000000">
              <w:rPr>
                <w:rtl w:val="0"/>
              </w:rPr>
              <w:t xml:space="preserve">Usuarios finales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spacing w:after="240" w:before="240" w:lineRule="auto"/>
              <w:rPr/>
            </w:pPr>
            <w:r w:rsidDel="00000000" w:rsidR="00000000" w:rsidRPr="00000000">
              <w:rPr>
                <w:rtl w:val="0"/>
              </w:rPr>
              <w:t xml:space="preserve">No aplica en este sprint.</w:t>
            </w:r>
          </w:p>
        </w:tc>
      </w:tr>
    </w:tbl>
    <w:p w:rsidR="00000000" w:rsidDel="00000000" w:rsidP="00000000" w:rsidRDefault="00000000" w:rsidRPr="00000000" w14:paraId="0000033D">
      <w:pPr>
        <w:spacing w:after="240" w:before="240" w:lineRule="auto"/>
        <w:rPr/>
      </w:pPr>
      <w:sdt>
        <w:sdtPr>
          <w:id w:val="-387681509"/>
          <w:tag w:val="goog_rdk_6"/>
        </w:sdtPr>
        <w:sdtContent>
          <w:del w:author="Christian Villafañe" w:id="3" w:date="2026-07-27T12:59:00Z">
            <w:r w:rsidDel="00000000" w:rsidR="00000000" w:rsidRPr="00000000">
              <w:rPr>
                <w:rtl w:val="0"/>
              </w:rPr>
              <w:delText xml:space="preserve">.</w:delText>
            </w:r>
          </w:del>
        </w:sdtContent>
      </w:sdt>
      <w:r w:rsidDel="00000000" w:rsidR="00000000" w:rsidRPr="00000000">
        <w:rPr>
          <w:rtl w:val="0"/>
        </w:rPr>
      </w:r>
    </w:p>
    <w:p w:rsidR="00000000" w:rsidDel="00000000" w:rsidP="00000000" w:rsidRDefault="00000000" w:rsidRPr="00000000" w14:paraId="0000033E">
      <w:pPr>
        <w:pStyle w:val="Heading1"/>
        <w:spacing w:after="240" w:before="240" w:lineRule="auto"/>
        <w:rPr/>
      </w:pPr>
      <w:bookmarkStart w:colFirst="0" w:colLast="0" w:name="_heading=h.q7t1tzbqr8gk" w:id="58"/>
      <w:bookmarkEnd w:id="58"/>
      <w:r w:rsidDel="00000000" w:rsidR="00000000" w:rsidRPr="00000000">
        <w:rPr>
          <w:rtl w:val="0"/>
        </w:rPr>
        <w:t xml:space="preserve">Interesados y riesgos</w:t>
      </w:r>
    </w:p>
    <w:p w:rsidR="00000000" w:rsidDel="00000000" w:rsidP="00000000" w:rsidRDefault="00000000" w:rsidRPr="00000000" w14:paraId="0000033F">
      <w:pPr>
        <w:spacing w:after="240" w:before="240" w:lineRule="auto"/>
        <w:rPr/>
      </w:pPr>
      <w:r w:rsidDel="00000000" w:rsidR="00000000" w:rsidRPr="00000000">
        <w:rPr>
          <w:rtl w:val="0"/>
        </w:rPr>
        <w:t xml:space="preserve">Durante el Sprint 2 se realizó el seguimiento de interesados y riesgos de acuerdo con los planes definidos previamente por el equipo.</w:t>
      </w:r>
    </w:p>
    <w:p w:rsidR="00000000" w:rsidDel="00000000" w:rsidP="00000000" w:rsidRDefault="00000000" w:rsidRPr="00000000" w14:paraId="00000340">
      <w:pPr>
        <w:spacing w:after="240" w:before="240" w:lineRule="auto"/>
        <w:rPr/>
      </w:pPr>
      <w:r w:rsidDel="00000000" w:rsidR="00000000" w:rsidRPr="00000000">
        <w:rPr>
          <w:rtl w:val="0"/>
        </w:rPr>
        <w:t xml:space="preserve">El sprint no incorporó todavía funcionalidades visibles para usuarios externos, por lo que el involucramiento directo de organizaciones adheridas, cooperativas y municipalidad se mantuvo en un nivel bajo. La mayor interacción se concentró en el equipo de desarrollo, la cátedra y la revisión interna de entregables técnicos.</w:t>
      </w:r>
    </w:p>
    <w:p w:rsidR="00000000" w:rsidDel="00000000" w:rsidP="00000000" w:rsidRDefault="00000000" w:rsidRPr="00000000" w14:paraId="00000341">
      <w:pPr>
        <w:spacing w:after="240" w:before="240" w:lineRule="auto"/>
        <w:rPr/>
      </w:pPr>
      <w:r w:rsidDel="00000000" w:rsidR="00000000" w:rsidRPr="00000000">
        <w:rPr>
          <w:rtl w:val="0"/>
        </w:rPr>
        <w:t xml:space="preserve">En cuanto a riesgos, el seguimiento se orientó principalmente a riesgos vinculados con la capa blockchain, pruebas automatizadas, despliegue en Sepolia, configuración de Docker Compose, gestión de secretos y preparación para integración backend-blockchain.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rPr/>
      </w:pPr>
      <w:bookmarkStart w:colFirst="0" w:colLast="0" w:name="_heading=h.knobjn20xdkq" w:id="59"/>
      <w:bookmarkEnd w:id="59"/>
      <w:r w:rsidDel="00000000" w:rsidR="00000000" w:rsidRPr="00000000">
        <w:rPr>
          <w:rtl w:val="0"/>
        </w:rPr>
        <w:t xml:space="preserve">Documentación de monitoreo de interesados</w:t>
      </w:r>
    </w:p>
    <w:sdt>
      <w:sdtPr>
        <w:id w:val="1007705818"/>
        <w:tag w:val="goog_rdk_8"/>
      </w:sdtPr>
      <w:sdtContent>
        <w:p w:rsidR="00000000" w:rsidDel="00000000" w:rsidP="00000000" w:rsidRDefault="00000000" w:rsidRPr="00000000" w14:paraId="00000344">
          <w:pPr>
            <w:spacing w:after="240" w:before="240" w:lineRule="auto"/>
            <w:rPr>
              <w:ins w:author="Christian Villafañe" w:id="4" w:date="2026-07-27T13:00:00Z"/>
            </w:rPr>
          </w:pPr>
          <w:r w:rsidDel="00000000" w:rsidR="00000000" w:rsidRPr="00000000">
            <w:rPr>
              <w:rtl w:val="0"/>
            </w:rPr>
            <w:t xml:space="preserve">Durante el Sprint 2 se monitoreó el involucramiento de los interesados definidos para el proyecto EcoToken. Dado que el sprint estuvo enfocado en funcionalidades técnicas de contrato, despliegue y entorno local, no se requirió validación funcional directa por parte de usuarios externos.</w:t>
          </w:r>
          <w:sdt>
            <w:sdtPr>
              <w:id w:val="431250968"/>
              <w:tag w:val="goog_rdk_7"/>
            </w:sdtPr>
            <w:sdtContent>
              <w:ins w:author="Christian Villafañe" w:id="4" w:date="2026-07-27T13:00:00Z">
                <w:r w:rsidDel="00000000" w:rsidR="00000000" w:rsidRPr="00000000">
                  <w:rPr>
                    <w:rtl w:val="0"/>
                  </w:rPr>
                </w:r>
              </w:ins>
            </w:sdtContent>
          </w:sdt>
        </w:p>
      </w:sdtContent>
    </w:sdt>
    <w:sdt>
      <w:sdtPr>
        <w:id w:val="1353616371"/>
        <w:tag w:val="goog_rdk_10"/>
      </w:sdtPr>
      <w:sdtContent>
        <w:p w:rsidR="00000000" w:rsidDel="00000000" w:rsidP="00000000" w:rsidRDefault="00000000" w:rsidRPr="00000000" w14:paraId="00000345">
          <w:pPr>
            <w:spacing w:after="240" w:before="240" w:lineRule="auto"/>
            <w:rPr>
              <w:ins w:author="Christian Villafañe" w:id="4" w:date="2026-07-27T13:00:00Z"/>
            </w:rPr>
          </w:pPr>
          <w:sdt>
            <w:sdtPr>
              <w:id w:val="-1322405304"/>
              <w:tag w:val="goog_rdk_9"/>
            </w:sdtPr>
            <w:sdtContent>
              <w:ins w:author="Christian Villafañe" w:id="4" w:date="2026-07-27T13:00:00Z">
                <w:r w:rsidDel="00000000" w:rsidR="00000000" w:rsidRPr="00000000">
                  <w:rPr>
                    <w:rtl w:val="0"/>
                  </w:rPr>
                </w:r>
              </w:ins>
            </w:sdtContent>
          </w:sdt>
        </w:p>
      </w:sdtContent>
    </w:sdt>
    <w:sdt>
      <w:sdtPr>
        <w:id w:val="1713365512"/>
        <w:tag w:val="goog_rdk_12"/>
      </w:sdtPr>
      <w:sdtContent>
        <w:p w:rsidR="00000000" w:rsidDel="00000000" w:rsidP="00000000" w:rsidRDefault="00000000" w:rsidRPr="00000000" w14:paraId="00000346">
          <w:pPr>
            <w:spacing w:after="240" w:before="240" w:lineRule="auto"/>
            <w:rPr>
              <w:ins w:author="Christian Villafañe" w:id="4" w:date="2026-07-27T13:00:00Z"/>
            </w:rPr>
          </w:pPr>
          <w:sdt>
            <w:sdtPr>
              <w:id w:val="-1838812960"/>
              <w:tag w:val="goog_rdk_11"/>
            </w:sdtPr>
            <w:sdtContent>
              <w:ins w:author="Christian Villafañe" w:id="4" w:date="2026-07-27T13:00:00Z">
                <w:r w:rsidDel="00000000" w:rsidR="00000000" w:rsidRPr="00000000">
                  <w:rPr>
                    <w:rtl w:val="0"/>
                  </w:rPr>
                </w:r>
              </w:ins>
            </w:sdtContent>
          </w:sdt>
        </w:p>
      </w:sdtContent>
    </w:sdt>
    <w:p w:rsidR="00000000" w:rsidDel="00000000" w:rsidP="00000000" w:rsidRDefault="00000000" w:rsidRPr="00000000" w14:paraId="00000347">
      <w:pPr>
        <w:spacing w:after="240" w:before="240" w:lineRule="auto"/>
        <w:rPr/>
      </w:pPr>
      <w:r w:rsidDel="00000000" w:rsidR="00000000" w:rsidRPr="00000000">
        <w:rPr>
          <w:rtl w:val="0"/>
        </w:rPr>
      </w:r>
    </w:p>
    <w:tbl>
      <w:tblPr>
        <w:tblStyle w:val="Table1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sdt>
        <w:sdtPr>
          <w:id w:val="-806507838"/>
          <w:tag w:val="goog_rdk_13"/>
        </w:sdtPr>
        <w:sdtContent>
          <w:tr>
            <w:trPr>
              <w:cantSplit w:val="0"/>
              <w:trHeight w:val="1085" w:hRule="atLeast"/>
              <w:tblHeader w:val="1"/>
              <w:trPrChange w:author="Christian Villafañe" w:id="5" w:date="2026-07-27T13:00:00Z">
                <w:trPr>
                  <w:cantSplit w:val="0"/>
                  <w:trHeight w:val="108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5" w:date="2026-07-27T13:00: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48">
                <w:pPr>
                  <w:spacing w:after="240" w:before="240" w:lineRule="auto"/>
                  <w:jc w:val="center"/>
                  <w:rPr>
                    <w:b w:val="1"/>
                    <w:bCs w:val="1"/>
                  </w:rPr>
                </w:pPr>
                <w:r w:rsidDel="00000000" w:rsidR="00000000" w:rsidRPr="00000000">
                  <w:rPr>
                    <w:b w:val="1"/>
                    <w:bCs w:val="1"/>
                    <w:rtl w:val="0"/>
                  </w:rPr>
                  <w:t xml:space="preserve">Interesado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5" w:date="2026-07-27T13:00: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49">
                <w:pPr>
                  <w:spacing w:after="240" w:before="240" w:lineRule="auto"/>
                  <w:jc w:val="center"/>
                  <w:rPr>
                    <w:b w:val="1"/>
                    <w:bCs w:val="1"/>
                  </w:rPr>
                </w:pPr>
                <w:r w:rsidDel="00000000" w:rsidR="00000000" w:rsidRPr="00000000">
                  <w:rPr>
                    <w:b w:val="1"/>
                    <w:bCs w:val="1"/>
                    <w:rtl w:val="0"/>
                  </w:rPr>
                  <w:t xml:space="preserve">Nivel de involucramiento durante 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5" w:date="2026-07-27T13:00: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4A">
                <w:pPr>
                  <w:spacing w:after="240" w:before="240" w:lineRule="auto"/>
                  <w:jc w:val="center"/>
                  <w:rPr>
                    <w:b w:val="1"/>
                    <w:bCs w:val="1"/>
                  </w:rPr>
                </w:pPr>
                <w:r w:rsidDel="00000000" w:rsidR="00000000" w:rsidRPr="00000000">
                  <w:rPr>
                    <w:b w:val="1"/>
                    <w:bCs w:val="1"/>
                    <w:rtl w:val="0"/>
                  </w:rPr>
                  <w:t xml:space="preserve">Necesidad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5" w:date="2026-07-27T13:00: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4B">
                <w:pPr>
                  <w:spacing w:after="240" w:before="240" w:lineRule="auto"/>
                  <w:jc w:val="center"/>
                  <w:rPr>
                    <w:b w:val="1"/>
                    <w:bCs w:val="1"/>
                  </w:rPr>
                </w:pPr>
                <w:r w:rsidDel="00000000" w:rsidR="00000000" w:rsidRPr="00000000">
                  <w:rPr>
                    <w:b w:val="1"/>
                    <w:bCs w:val="1"/>
                    <w:rtl w:val="0"/>
                  </w:rPr>
                  <w:t xml:space="preserve">Medio de comunicación /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5" w:date="2026-07-27T13:00: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4C">
                <w:pPr>
                  <w:spacing w:after="240" w:before="240" w:lineRule="auto"/>
                  <w:jc w:val="center"/>
                  <w:rPr>
                    <w:b w:val="1"/>
                    <w:bCs w:val="1"/>
                  </w:rPr>
                </w:pPr>
                <w:r w:rsidDel="00000000" w:rsidR="00000000" w:rsidRPr="00000000">
                  <w:rPr>
                    <w:b w:val="1"/>
                    <w:bCs w:val="1"/>
                    <w:rtl w:val="0"/>
                  </w:rPr>
                  <w:t xml:space="preserve">Resultado del monitoreo</w:t>
                </w:r>
              </w:p>
            </w:tc>
          </w:tr>
        </w:sdtContent>
      </w:sdt>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after="240" w:before="240" w:lineRule="auto"/>
              <w:rPr/>
            </w:pPr>
            <w:r w:rsidDel="00000000" w:rsidR="00000000" w:rsidRPr="00000000">
              <w:rPr>
                <w:rtl w:val="0"/>
              </w:rPr>
              <w:t xml:space="preserve">Cátedra Proyecto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spacing w:after="240" w:before="240" w:lineRule="auto"/>
              <w:rPr/>
            </w:pPr>
            <w:r w:rsidDel="00000000" w:rsidR="00000000" w:rsidRPr="00000000">
              <w:rPr>
                <w:rtl w:val="0"/>
              </w:rPr>
              <w:t xml:space="preserve">Conocer avance del Sprint 2, cumplimiento del Sprint Goal, documentación asociada y cierre de la iteración.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after="240" w:before="240" w:lineRule="auto"/>
              <w:rPr/>
            </w:pPr>
            <w:r w:rsidDel="00000000" w:rsidR="00000000" w:rsidRPr="00000000">
              <w:rPr>
                <w:rtl w:val="0"/>
              </w:rPr>
              <w:t xml:space="preserve">Drive compartido, correo formal y documentación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after="240" w:before="240" w:lineRule="auto"/>
              <w:rPr/>
            </w:pPr>
            <w:r w:rsidDel="00000000" w:rsidR="00000000" w:rsidRPr="00000000">
              <w:rPr>
                <w:rtl w:val="0"/>
              </w:rPr>
              <w:t xml:space="preserve">Se preparó documentación de cierre con evidencia del incremento desarrollado.</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after="240" w:before="240" w:lineRule="auto"/>
              <w:rPr/>
            </w:pPr>
            <w:r w:rsidDel="00000000" w:rsidR="00000000" w:rsidRPr="00000000">
              <w:rPr>
                <w:rtl w:val="0"/>
              </w:rPr>
              <w:t xml:space="preserve">Coordinar tareas, resolver bloqueos técnicos, revisar Pull Requests y validar 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after="240" w:before="240" w:lineRule="auto"/>
              <w:rPr/>
            </w:pPr>
            <w:r w:rsidDel="00000000" w:rsidR="00000000" w:rsidRPr="00000000">
              <w:rPr>
                <w:rtl w:val="0"/>
              </w:rPr>
              <w:t xml:space="preserve">Discord, GitHub, Notion, Google Drive y reuniones internas.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after="240" w:before="240" w:lineRule="auto"/>
              <w:rPr/>
            </w:pPr>
            <w:r w:rsidDel="00000000" w:rsidR="00000000" w:rsidRPr="00000000">
              <w:rPr>
                <w:rtl w:val="0"/>
              </w:rPr>
              <w:t xml:space="preserve">El equipo completó las historias comprometidas y mantuvo trazabilidad del avance.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spacing w:after="240" w:before="240" w:lineRule="auto"/>
              <w:rPr/>
            </w:pPr>
            <w:r w:rsidDel="00000000" w:rsidR="00000000" w:rsidRPr="00000000">
              <w:rPr>
                <w:rtl w:val="0"/>
              </w:rPr>
              <w:t xml:space="preserve">Director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after="240" w:before="240" w:lineRule="auto"/>
              <w:rPr/>
            </w:pPr>
            <w:r w:rsidDel="00000000" w:rsidR="00000000" w:rsidRPr="00000000">
              <w:rPr>
                <w:rtl w:val="0"/>
              </w:rPr>
              <w:t xml:space="preserve">Asegurar coherencia entre alcance, cronograma, riesgos, documentación y avance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spacing w:after="240" w:before="240" w:lineRule="auto"/>
              <w:rPr/>
            </w:pPr>
            <w:r w:rsidDel="00000000" w:rsidR="00000000" w:rsidRPr="00000000">
              <w:rPr>
                <w:rtl w:val="0"/>
              </w:rPr>
              <w:t xml:space="preserve">Revisión documental, GitHub, reuniones internas y seguimiento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spacing w:after="240" w:before="240" w:lineRule="auto"/>
              <w:rPr/>
            </w:pPr>
            <w:r w:rsidDel="00000000" w:rsidR="00000000" w:rsidRPr="00000000">
              <w:rPr>
                <w:rtl w:val="0"/>
              </w:rPr>
              <w:t xml:space="preserve">Se verificó la correspondencia entre Sprint Backlog e incremento desarrollado.</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spacing w:after="240" w:before="240" w:lineRule="auto"/>
              <w:rPr/>
            </w:pPr>
            <w:r w:rsidDel="00000000" w:rsidR="00000000" w:rsidRPr="00000000">
              <w:rPr>
                <w:rtl w:val="0"/>
              </w:rPr>
              <w:t xml:space="preserve">Responsable interno del backlog / Analista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spacing w:after="240" w:before="240" w:lineRule="auto"/>
              <w:rPr/>
            </w:pPr>
            <w:r w:rsidDel="00000000" w:rsidR="00000000" w:rsidRPr="00000000">
              <w:rPr>
                <w:rtl w:val="0"/>
              </w:rPr>
              <w:t xml:space="preserve">Mantener trazabilidad entre historias, criterios de aceptación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spacing w:after="240" w:before="240" w:lineRule="auto"/>
              <w:rPr/>
            </w:pPr>
            <w:r w:rsidDel="00000000" w:rsidR="00000000" w:rsidRPr="00000000">
              <w:rPr>
                <w:rtl w:val="0"/>
              </w:rPr>
              <w:t xml:space="preserve">Notion, documentación del sprint y revisión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spacing w:after="240" w:before="240" w:lineRule="auto"/>
              <w:rPr/>
            </w:pPr>
            <w:r w:rsidDel="00000000" w:rsidR="00000000" w:rsidRPr="00000000">
              <w:rPr>
                <w:rtl w:val="0"/>
              </w:rPr>
              <w:t xml:space="preserve">Se mantuvo el Sprint Backlog alineado con la meta del sprint.</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spacing w:after="240" w:before="240" w:lineRule="auto"/>
              <w:rPr/>
            </w:pPr>
            <w:r w:rsidDel="00000000" w:rsidR="00000000" w:rsidRPr="00000000">
              <w:rPr>
                <w:rtl w:val="0"/>
              </w:rPr>
              <w:t xml:space="preserve">Cooperativa o entidad recicladora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spacing w:after="240" w:before="240" w:lineRule="auto"/>
              <w:rPr/>
            </w:pPr>
            <w:r w:rsidDel="00000000" w:rsidR="00000000" w:rsidRPr="00000000">
              <w:rPr>
                <w:rtl w:val="0"/>
              </w:rPr>
              <w:t xml:space="preserve">Conocer avance general del proyecto y futuras necesidades del flujo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spacing w:after="240" w:before="240" w:lineRule="auto"/>
              <w:rPr/>
            </w:pPr>
            <w:r w:rsidDel="00000000" w:rsidR="00000000" w:rsidRPr="00000000">
              <w:rPr>
                <w:rtl w:val="0"/>
              </w:rPr>
              <w:t xml:space="preserve">Comunicación prevista para próximos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spacing w:after="240" w:before="240" w:lineRule="auto"/>
              <w:rPr/>
            </w:pPr>
            <w:r w:rsidDel="00000000" w:rsidR="00000000" w:rsidRPr="00000000">
              <w:rPr>
                <w:rtl w:val="0"/>
              </w:rPr>
              <w:t xml:space="preserve">No se requirió validación operativa, ya que todavía no se implementó el flujo funcional de entregas.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spacing w:after="240" w:before="240" w:lineRule="auto"/>
              <w:rPr/>
            </w:pPr>
            <w:r w:rsidDel="00000000" w:rsidR="00000000" w:rsidRPr="00000000">
              <w:rPr>
                <w:rtl w:val="0"/>
              </w:rPr>
              <w:t xml:space="preserve">Municipalidad / Secretaría de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spacing w:after="240" w:before="240" w:lineRule="auto"/>
              <w:rPr/>
            </w:pPr>
            <w:r w:rsidDel="00000000" w:rsidR="00000000" w:rsidRPr="00000000">
              <w:rPr>
                <w:rtl w:val="0"/>
              </w:rPr>
              <w:t xml:space="preserve">Conocer avance general y futura utilidad de reportes ambientales.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spacing w:after="240" w:before="240" w:lineRule="auto"/>
              <w:rPr/>
            </w:pPr>
            <w:r w:rsidDel="00000000" w:rsidR="00000000" w:rsidRPr="00000000">
              <w:rPr>
                <w:rtl w:val="0"/>
              </w:rPr>
              <w:t xml:space="preserve">Comunicación prevista para próximas etapas.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spacing w:after="240" w:before="240" w:lineRule="auto"/>
              <w:rPr/>
            </w:pPr>
            <w:r w:rsidDel="00000000" w:rsidR="00000000" w:rsidRPr="00000000">
              <w:rPr>
                <w:rtl w:val="0"/>
              </w:rPr>
              <w:t xml:space="preserve">No se requirió validación directa durante este sprint.</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spacing w:after="240" w:before="240" w:lineRule="auto"/>
              <w:rPr/>
            </w:pPr>
            <w:r w:rsidDel="00000000" w:rsidR="00000000" w:rsidRPr="00000000">
              <w:rPr>
                <w:rtl w:val="0"/>
              </w:rPr>
              <w:t xml:space="preserve">Organizaciones adheridas futuras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spacing w:after="240" w:before="240" w:lineRule="auto"/>
              <w:rPr/>
            </w:pPr>
            <w:r w:rsidDel="00000000" w:rsidR="00000000" w:rsidRPr="00000000">
              <w:rPr>
                <w:rtl w:val="0"/>
              </w:rPr>
              <w:t xml:space="preserve">Futuro uso de la plataforma para visualizar puntos ECO, ranking y certificados.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spacing w:after="240" w:before="240" w:lineRule="auto"/>
              <w:rPr/>
            </w:pPr>
            <w:r w:rsidDel="00000000" w:rsidR="00000000" w:rsidRPr="00000000">
              <w:rPr>
                <w:rtl w:val="0"/>
              </w:rPr>
              <w:t xml:space="preserve">No aplica en este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spacing w:after="240" w:before="240" w:lineRule="auto"/>
              <w:rPr/>
            </w:pPr>
            <w:r w:rsidDel="00000000" w:rsidR="00000000" w:rsidRPr="00000000">
              <w:rPr>
                <w:rtl w:val="0"/>
              </w:rPr>
              <w:t xml:space="preserve">No se involucraron usuarios finales, ya que el sprint fue técnico.</w:t>
            </w:r>
          </w:p>
        </w:tc>
      </w:tr>
    </w:tbl>
    <w:p w:rsidR="00000000" w:rsidDel="00000000" w:rsidP="00000000" w:rsidRDefault="00000000" w:rsidRPr="00000000" w14:paraId="00000370">
      <w:pPr>
        <w:spacing w:after="240" w:before="240" w:lineRule="auto"/>
        <w:rPr/>
      </w:pPr>
      <w:r w:rsidDel="00000000" w:rsidR="00000000" w:rsidRPr="00000000">
        <w:rPr>
          <w:rtl w:val="0"/>
        </w:rPr>
      </w:r>
    </w:p>
    <w:p w:rsidR="00000000" w:rsidDel="00000000" w:rsidP="00000000" w:rsidRDefault="00000000" w:rsidRPr="00000000" w14:paraId="00000371">
      <w:pPr>
        <w:pStyle w:val="Heading2"/>
        <w:rPr/>
      </w:pPr>
      <w:bookmarkStart w:colFirst="0" w:colLast="0" w:name="_heading=h.v9fzcb81mpj3" w:id="60"/>
      <w:bookmarkEnd w:id="60"/>
      <w:r w:rsidDel="00000000" w:rsidR="00000000" w:rsidRPr="00000000">
        <w:rPr>
          <w:rtl w:val="0"/>
        </w:rPr>
        <w:t xml:space="preserve">Documentación de monitoreo de riesgos</w:t>
      </w:r>
    </w:p>
    <w:sdt>
      <w:sdtPr>
        <w:id w:val="997975071"/>
        <w:tag w:val="goog_rdk_15"/>
      </w:sdtPr>
      <w:sdtContent>
        <w:p w:rsidR="00000000" w:rsidDel="00000000" w:rsidP="00000000" w:rsidRDefault="00000000" w:rsidRPr="00000000" w14:paraId="00000372">
          <w:pPr>
            <w:spacing w:after="240" w:before="240" w:lineRule="auto"/>
            <w:rPr>
              <w:ins w:author="Christian Villafañe" w:id="6" w:date="2026-07-27T13:00:00Z"/>
            </w:rPr>
          </w:pPr>
          <w:r w:rsidDel="00000000" w:rsidR="00000000" w:rsidRPr="00000000">
            <w:rPr>
              <w:rtl w:val="0"/>
            </w:rPr>
            <w:t xml:space="preserve">Durante el Sprint 2 se realizó el seguimiento de los riesgos técnicos y de gestión identificados previamente. El objetivo fue detectar si alguno de ellos afectaba la ejecución del sprint o comprometía el cumplimiento del Sprint Goal.</w:t>
          </w:r>
          <w:sdt>
            <w:sdtPr>
              <w:id w:val="170913524"/>
              <w:tag w:val="goog_rdk_14"/>
            </w:sdtPr>
            <w:sdtContent>
              <w:ins w:author="Christian Villafañe" w:id="6" w:date="2026-07-27T13:00:00Z">
                <w:r w:rsidDel="00000000" w:rsidR="00000000" w:rsidRPr="00000000">
                  <w:rPr>
                    <w:rtl w:val="0"/>
                  </w:rPr>
                </w:r>
              </w:ins>
            </w:sdtContent>
          </w:sdt>
        </w:p>
      </w:sdtContent>
    </w:sdt>
    <w:sdt>
      <w:sdtPr>
        <w:id w:val="-72250527"/>
        <w:tag w:val="goog_rdk_17"/>
      </w:sdtPr>
      <w:sdtContent>
        <w:p w:rsidR="00000000" w:rsidDel="00000000" w:rsidP="00000000" w:rsidRDefault="00000000" w:rsidRPr="00000000" w14:paraId="00000373">
          <w:pPr>
            <w:spacing w:after="240" w:before="240" w:lineRule="auto"/>
            <w:rPr>
              <w:ins w:author="Christian Villafañe" w:id="6" w:date="2026-07-27T13:00:00Z"/>
            </w:rPr>
          </w:pPr>
          <w:sdt>
            <w:sdtPr>
              <w:id w:val="-1336138755"/>
              <w:tag w:val="goog_rdk_16"/>
            </w:sdtPr>
            <w:sdtContent>
              <w:ins w:author="Christian Villafañe" w:id="6" w:date="2026-07-27T13:00:00Z">
                <w:r w:rsidDel="00000000" w:rsidR="00000000" w:rsidRPr="00000000">
                  <w:rPr>
                    <w:rtl w:val="0"/>
                  </w:rPr>
                </w:r>
              </w:ins>
            </w:sdtContent>
          </w:sdt>
        </w:p>
      </w:sdtContent>
    </w:sdt>
    <w:p w:rsidR="00000000" w:rsidDel="00000000" w:rsidP="00000000" w:rsidRDefault="00000000" w:rsidRPr="00000000" w14:paraId="00000374">
      <w:pPr>
        <w:spacing w:after="240" w:before="240" w:lineRule="auto"/>
        <w:rPr/>
      </w:pPr>
      <w:r w:rsidDel="00000000" w:rsidR="00000000" w:rsidRPr="00000000">
        <w:rPr>
          <w:rtl w:val="0"/>
        </w:rPr>
      </w:r>
    </w:p>
    <w:tbl>
      <w:tblPr>
        <w:tblStyle w:val="Table1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sdt>
        <w:sdtPr>
          <w:id w:val="497716276"/>
          <w:tag w:val="goog_rdk_18"/>
        </w:sdtPr>
        <w:sdtContent>
          <w:tr>
            <w:trPr>
              <w:cantSplit w:val="0"/>
              <w:trHeight w:val="1085" w:hRule="atLeast"/>
              <w:tblHeader w:val="1"/>
              <w:trPrChange w:author="Christian Villafañe" w:id="7" w:date="2026-07-27T13:01:00Z">
                <w:trPr>
                  <w:cantSplit w:val="0"/>
                  <w:trHeight w:val="108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7" w:date="2026-07-27T13:01: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7" w:date="2026-07-27T13:01: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Riesgo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7" w:date="2026-07-27T13:01: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Estado durante 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7" w:date="2026-07-27T13:01: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Impacto observado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7" w:date="2026-07-27T13:01: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Acción aplicada o estado de mitigación</w:t>
                </w:r>
              </w:p>
            </w:tc>
          </w:tr>
        </w:sdtContent>
      </w:sdt>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spacing w:after="240" w:before="240" w:lineRule="auto"/>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spacing w:after="240" w:before="240" w:lineRule="auto"/>
              <w:rPr/>
            </w:pPr>
            <w:r w:rsidDel="00000000" w:rsidR="00000000" w:rsidRPr="00000000">
              <w:rPr>
                <w:rtl w:val="0"/>
              </w:rPr>
              <w:t xml:space="preserve">Curva de aprendizaje en Solidity, Foundry, OpenZeppelin y herramientas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spacing w:after="240" w:before="240" w:lineRule="auto"/>
              <w:rPr/>
            </w:pPr>
            <w:r w:rsidDel="00000000" w:rsidR="00000000" w:rsidRPr="00000000">
              <w:rPr>
                <w:rtl w:val="0"/>
              </w:rPr>
              <w:t xml:space="preserve">Activo / disminuido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spacing w:after="240" w:before="240" w:lineRule="auto"/>
              <w:rPr/>
            </w:pPr>
            <w:r w:rsidDel="00000000" w:rsidR="00000000" w:rsidRPr="00000000">
              <w:rPr>
                <w:rtl w:val="0"/>
              </w:rPr>
              <w:t xml:space="preserve">Se implementaron roles, pausa, emergencyBurn, tests y fuzzing. El riesgo disminuyó, aunque continuará monitoreándose.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spacing w:after="240" w:before="240" w:lineRule="auto"/>
              <w:rPr/>
            </w:pPr>
            <w:r w:rsidDel="00000000" w:rsidR="00000000" w:rsidRPr="00000000">
              <w:rPr>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spacing w:after="240" w:before="240" w:lineRule="auto"/>
              <w:rPr/>
            </w:pPr>
            <w:r w:rsidDel="00000000" w:rsidR="00000000" w:rsidRPr="00000000">
              <w:rPr>
                <w:rtl w:val="0"/>
              </w:rPr>
              <w:t xml:space="preserve">Fallas tempranas de integración por validaciones incompletas.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spacing w:after="240" w:before="240" w:lineRule="auto"/>
              <w:rPr/>
            </w:pPr>
            <w:r w:rsidDel="00000000" w:rsidR="00000000" w:rsidRPr="00000000">
              <w:rPr>
                <w:rtl w:val="0"/>
              </w:rPr>
              <w:t xml:space="preserve">Mitigado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spacing w:after="240" w:before="240" w:lineRule="auto"/>
              <w:rPr/>
            </w:pPr>
            <w:r w:rsidDel="00000000" w:rsidR="00000000" w:rsidRPr="00000000">
              <w:rPr>
                <w:rtl w:val="0"/>
              </w:rPr>
              <w:t xml:space="preserve">El CI ejecuta validaciones de contratos, build, tests y control de cobertura mínima.</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spacing w:after="240" w:before="240" w:lineRule="auto"/>
              <w:rPr/>
            </w:pPr>
            <w:r w:rsidDel="00000000" w:rsidR="00000000" w:rsidRPr="00000000">
              <w:rPr>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spacing w:after="240" w:before="240" w:lineRule="auto"/>
              <w:rPr/>
            </w:pPr>
            <w:r w:rsidDel="00000000" w:rsidR="00000000" w:rsidRPr="00000000">
              <w:rPr>
                <w:rtl w:val="0"/>
              </w:rPr>
              <w:t xml:space="preserve">Exposición accidental de claves privadas, variables sensibles o archivos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spacing w:after="240" w:before="240" w:lineRule="auto"/>
              <w:rPr/>
            </w:pPr>
            <w:r w:rsidDel="00000000" w:rsidR="00000000" w:rsidRPr="00000000">
              <w:rPr>
                <w:rtl w:val="0"/>
              </w:rPr>
              <w:t xml:space="preserve">Alto potencial, sin ocurrencia registrada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spacing w:after="240" w:before="240" w:lineRule="auto"/>
              <w:rPr/>
            </w:pPr>
            <w:r w:rsidDel="00000000" w:rsidR="00000000" w:rsidRPr="00000000">
              <w:rPr>
                <w:rtl w:val="0"/>
              </w:rPr>
              <w:t xml:space="preserve">Se utilizaron placeholders en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y la clave privada de la Vault no fue versionada.</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spacing w:after="240" w:before="240" w:lineRule="auto"/>
              <w:rPr/>
            </w:pPr>
            <w:r w:rsidDel="00000000" w:rsidR="00000000" w:rsidRPr="00000000">
              <w:rPr>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spacing w:after="240" w:before="240" w:lineRule="auto"/>
              <w:rPr/>
            </w:pPr>
            <w:r w:rsidDel="00000000" w:rsidR="00000000" w:rsidRPr="00000000">
              <w:rPr>
                <w:rtl w:val="0"/>
              </w:rPr>
              <w:t xml:space="preserve">Indisponibilidad o problemas con Sepolia, RPC, faucets o Etherscan.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spacing w:after="240" w:before="240" w:lineRule="auto"/>
              <w:rPr/>
            </w:pPr>
            <w:r w:rsidDel="00000000" w:rsidR="00000000" w:rsidRPr="00000000">
              <w:rPr>
                <w:rtl w:val="0"/>
              </w:rPr>
              <w:t xml:space="preserve">Mitigado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spacing w:after="240" w:before="240" w:lineRule="auto"/>
              <w:rPr/>
            </w:pPr>
            <w:r w:rsidDel="00000000" w:rsidR="00000000" w:rsidRPr="00000000">
              <w:rPr>
                <w:rtl w:val="0"/>
              </w:rPr>
              <w:t xml:space="preserve">Se logró desplegar y verificar el contrato en Sepolia. El riesgo puede reaparecer en futuras integraciones.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spacing w:after="240" w:before="240" w:lineRule="auto"/>
              <w:rPr/>
            </w:pPr>
            <w:r w:rsidDel="00000000" w:rsidR="00000000" w:rsidRPr="00000000">
              <w:rPr>
                <w:rtl w:val="0"/>
              </w:rPr>
              <w:t xml:space="preserve">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spacing w:after="240" w:before="240" w:lineRule="auto"/>
              <w:rPr/>
            </w:pPr>
            <w:r w:rsidDel="00000000" w:rsidR="00000000" w:rsidRPr="00000000">
              <w:rPr>
                <w:rtl w:val="0"/>
              </w:rPr>
              <w:t xml:space="preserve">Errores en lógica de pausa o quema de emergencia.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spacing w:after="240" w:before="240" w:lineRule="auto"/>
              <w:rPr/>
            </w:pPr>
            <w:r w:rsidDel="00000000" w:rsidR="00000000" w:rsidRPr="00000000">
              <w:rPr>
                <w:rtl w:val="0"/>
              </w:rPr>
              <w:t xml:space="preserve">Mitigado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spacing w:after="240" w:before="240" w:lineRule="auto"/>
              <w:rPr/>
            </w:pPr>
            <w:r w:rsidDel="00000000" w:rsidR="00000000" w:rsidRPr="00000000">
              <w:rPr>
                <w:rtl w:val="0"/>
              </w:rPr>
              <w:t xml:space="preserve">Se incorporaron tests unitarios y fuzzing para validar los escenarios críticos.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spacing w:after="240" w:before="240" w:lineRule="auto"/>
              <w:rPr/>
            </w:pPr>
            <w:r w:rsidDel="00000000" w:rsidR="00000000" w:rsidRPr="00000000">
              <w:rPr>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spacing w:after="240" w:before="240" w:lineRule="auto"/>
              <w:rPr/>
            </w:pPr>
            <w:r w:rsidDel="00000000" w:rsidR="00000000" w:rsidRPr="00000000">
              <w:rPr>
                <w:rtl w:val="0"/>
              </w:rPr>
              <w:t xml:space="preserve">Problemas de Docker Compose o diferencias entre entornos locales.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spacing w:after="240" w:before="240" w:lineRule="auto"/>
              <w:rPr/>
            </w:pPr>
            <w:r w:rsidDel="00000000" w:rsidR="00000000" w:rsidRPr="00000000">
              <w:rPr>
                <w:rtl w:val="0"/>
              </w:rPr>
              <w:t xml:space="preserve">Mitigado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spacing w:after="240" w:before="240" w:lineRule="auto"/>
              <w:rPr/>
            </w:pPr>
            <w:r w:rsidDel="00000000" w:rsidR="00000000" w:rsidRPr="00000000">
              <w:rPr>
                <w:rtl w:val="0"/>
              </w:rPr>
              <w:t xml:space="preserve">Se incorporó Docker Compose para levantar servicios mínimos y se documentaron variables en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spacing w:after="240" w:before="240" w:lineRule="auto"/>
              <w:rPr/>
            </w:pPr>
            <w:r w:rsidDel="00000000" w:rsidR="00000000" w:rsidRPr="00000000">
              <w:rPr>
                <w:rtl w:val="0"/>
              </w:rPr>
              <w:t xml:space="preserve">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spacing w:after="240" w:before="240" w:lineRule="auto"/>
              <w:rPr/>
            </w:pPr>
            <w:r w:rsidDel="00000000" w:rsidR="00000000" w:rsidRPr="00000000">
              <w:rPr>
                <w:rtl w:val="0"/>
              </w:rPr>
              <w:t xml:space="preserve">Integración backend-blockchain.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spacing w:after="240" w:before="240" w:lineRule="auto"/>
              <w:rPr/>
            </w:pPr>
            <w:r w:rsidDel="00000000" w:rsidR="00000000" w:rsidRPr="00000000">
              <w:rPr>
                <w:rtl w:val="0"/>
              </w:rPr>
              <w:t xml:space="preserve">Abierto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spacing w:after="240" w:before="240" w:lineRule="auto"/>
              <w:rPr/>
            </w:pPr>
            <w:r w:rsidDel="00000000" w:rsidR="00000000" w:rsidRPr="00000000">
              <w:rPr>
                <w:rtl w:val="0"/>
              </w:rPr>
              <w:t xml:space="preserve">La integración completa no forma parte del Sprint 2. Queda como riesgo principal para Sprint 3.</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spacing w:after="240" w:before="240" w:lineRule="auto"/>
              <w:rPr/>
            </w:pPr>
            <w:r w:rsidDel="00000000" w:rsidR="00000000" w:rsidRPr="00000000">
              <w:rPr>
                <w:rtl w:val="0"/>
              </w:rPr>
              <w:t xml:space="preserve">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spacing w:after="240" w:before="240" w:lineRule="auto"/>
              <w:rPr/>
            </w:pPr>
            <w:r w:rsidDel="00000000" w:rsidR="00000000" w:rsidRPr="00000000">
              <w:rPr>
                <w:rtl w:val="0"/>
              </w:rPr>
              <w:t xml:space="preserve">Alcance excesivo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spacing w:after="240" w:before="240" w:lineRule="auto"/>
              <w:rPr/>
            </w:pPr>
            <w:r w:rsidDel="00000000" w:rsidR="00000000" w:rsidRPr="00000000">
              <w:rPr>
                <w:rtl w:val="0"/>
              </w:rPr>
              <w:t xml:space="preserve">El sprint se mantuvo enfocado en capa blockchain, testing, despliegue y entorno local, sin incorporar funcionalidades finales de usuario.</w:t>
            </w:r>
          </w:p>
        </w:tc>
      </w:tr>
    </w:tbl>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t xml:space="preserve">No se registraron riesgos críticos que impidieran cumplir el Sprint Goal. Se observaron pequeñas demoras asociadas a configuración de entorno blockchain, despliegue en Sepolia y ajustes de pruebas, pero fueron resueltas dentro del sprint.</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heading=h.zh0637ugh5ph" w:id="61"/>
      <w:bookmarkEnd w:id="61"/>
      <w:r w:rsidDel="00000000" w:rsidR="00000000" w:rsidRPr="00000000">
        <w:rPr>
          <w:b w:val="1"/>
          <w:bCs w:val="1"/>
          <w:color w:val="000000"/>
          <w:sz w:val="26"/>
          <w:szCs w:val="26"/>
          <w:rtl w:val="0"/>
        </w:rPr>
        <w:t xml:space="preserve">Riesgos que continúan para próximos sprints</w:t>
      </w:r>
    </w:p>
    <w:p w:rsidR="00000000" w:rsidDel="00000000" w:rsidP="00000000" w:rsidRDefault="00000000" w:rsidRPr="00000000" w14:paraId="000003A5">
      <w:pPr>
        <w:numPr>
          <w:ilvl w:val="0"/>
          <w:numId w:val="28"/>
        </w:numPr>
        <w:spacing w:before="240" w:lineRule="auto"/>
        <w:ind w:left="720" w:hanging="360"/>
        <w:rPr/>
      </w:pPr>
      <w:r w:rsidDel="00000000" w:rsidR="00000000" w:rsidRPr="00000000">
        <w:rPr>
          <w:rtl w:val="0"/>
        </w:rPr>
        <w:t xml:space="preserve">Integración backend-blockchain.</w:t>
      </w:r>
    </w:p>
    <w:p w:rsidR="00000000" w:rsidDel="00000000" w:rsidP="00000000" w:rsidRDefault="00000000" w:rsidRPr="00000000" w14:paraId="000003A6">
      <w:pPr>
        <w:numPr>
          <w:ilvl w:val="0"/>
          <w:numId w:val="28"/>
        </w:numPr>
        <w:ind w:left="720" w:hanging="360"/>
        <w:rPr/>
      </w:pPr>
      <w:r w:rsidDel="00000000" w:rsidR="00000000" w:rsidRPr="00000000">
        <w:rPr>
          <w:rtl w:val="0"/>
        </w:rPr>
        <w:t xml:space="preserve">Sincronización de eventos del contrato desde backend.</w:t>
      </w:r>
    </w:p>
    <w:p w:rsidR="00000000" w:rsidDel="00000000" w:rsidP="00000000" w:rsidRDefault="00000000" w:rsidRPr="00000000" w14:paraId="000003A7">
      <w:pPr>
        <w:numPr>
          <w:ilvl w:val="0"/>
          <w:numId w:val="28"/>
        </w:numPr>
        <w:ind w:left="720" w:hanging="360"/>
        <w:rPr/>
      </w:pPr>
      <w:r w:rsidDel="00000000" w:rsidR="00000000" w:rsidRPr="00000000">
        <w:rPr>
          <w:rtl w:val="0"/>
        </w:rPr>
        <w:t xml:space="preserve">Gestión segura de cuentas operadoras.</w:t>
      </w:r>
    </w:p>
    <w:p w:rsidR="00000000" w:rsidDel="00000000" w:rsidP="00000000" w:rsidRDefault="00000000" w:rsidRPr="00000000" w14:paraId="000003A8">
      <w:pPr>
        <w:numPr>
          <w:ilvl w:val="0"/>
          <w:numId w:val="28"/>
        </w:numPr>
        <w:ind w:left="720" w:hanging="360"/>
        <w:rPr/>
      </w:pPr>
      <w:r w:rsidDel="00000000" w:rsidR="00000000" w:rsidRPr="00000000">
        <w:rPr>
          <w:rtl w:val="0"/>
        </w:rPr>
        <w:t xml:space="preserve">Registro funcional de organizaciones y entregas.</w:t>
      </w:r>
    </w:p>
    <w:p w:rsidR="00000000" w:rsidDel="00000000" w:rsidP="00000000" w:rsidRDefault="00000000" w:rsidRPr="00000000" w14:paraId="000003A9">
      <w:pPr>
        <w:numPr>
          <w:ilvl w:val="0"/>
          <w:numId w:val="28"/>
        </w:numPr>
        <w:ind w:left="720" w:hanging="360"/>
        <w:rPr/>
      </w:pPr>
      <w:r w:rsidDel="00000000" w:rsidR="00000000" w:rsidRPr="00000000">
        <w:rPr>
          <w:rtl w:val="0"/>
        </w:rPr>
        <w:t xml:space="preserve">Validación funcional con actores externos.</w:t>
      </w:r>
    </w:p>
    <w:p w:rsidR="00000000" w:rsidDel="00000000" w:rsidP="00000000" w:rsidRDefault="00000000" w:rsidRPr="00000000" w14:paraId="000003AA">
      <w:pPr>
        <w:numPr>
          <w:ilvl w:val="0"/>
          <w:numId w:val="28"/>
        </w:numPr>
        <w:ind w:left="720" w:hanging="360"/>
        <w:rPr/>
      </w:pPr>
      <w:r w:rsidDel="00000000" w:rsidR="00000000" w:rsidRPr="00000000">
        <w:rPr>
          <w:rtl w:val="0"/>
        </w:rPr>
        <w:t xml:space="preserve">Control del alcance del MVP.</w:t>
      </w:r>
    </w:p>
    <w:p w:rsidR="00000000" w:rsidDel="00000000" w:rsidP="00000000" w:rsidRDefault="00000000" w:rsidRPr="00000000" w14:paraId="000003AB">
      <w:pPr>
        <w:numPr>
          <w:ilvl w:val="0"/>
          <w:numId w:val="28"/>
        </w:numPr>
        <w:spacing w:after="240" w:lineRule="auto"/>
        <w:ind w:left="720" w:hanging="360"/>
        <w:rPr/>
      </w:pPr>
      <w:r w:rsidDel="00000000" w:rsidR="00000000" w:rsidRPr="00000000">
        <w:rPr>
          <w:rtl w:val="0"/>
        </w:rPr>
        <w:t xml:space="preserve">Mantenimiento de documentación técnica alineada con el código.</w:t>
      </w:r>
    </w:p>
    <w:p w:rsidR="00000000" w:rsidDel="00000000" w:rsidP="00000000" w:rsidRDefault="00000000" w:rsidRPr="00000000" w14:paraId="000003AC">
      <w:pPr>
        <w:pStyle w:val="Heading1"/>
        <w:rPr/>
      </w:pPr>
      <w:bookmarkStart w:colFirst="0" w:colLast="0" w:name="_heading=h.ovp321dt0rti" w:id="62"/>
      <w:bookmarkEnd w:id="62"/>
      <w:r w:rsidDel="00000000" w:rsidR="00000000" w:rsidRPr="00000000">
        <w:rPr>
          <w:rtl w:val="0"/>
        </w:rPr>
        <w:t xml:space="preserve">Métricas del equipo y del sprint</w:t>
      </w:r>
    </w:p>
    <w:p w:rsidR="00000000" w:rsidDel="00000000" w:rsidP="00000000" w:rsidRDefault="00000000" w:rsidRPr="00000000" w14:paraId="000003AD">
      <w:pPr>
        <w:spacing w:after="240" w:before="240" w:lineRule="auto"/>
        <w:rPr/>
      </w:pPr>
      <w:r w:rsidDel="00000000" w:rsidR="00000000" w:rsidRPr="00000000">
        <w:rPr>
          <w:rtl w:val="0"/>
        </w:rPr>
        <w:t xml:space="preserve">Durante el Sprint 2 se registraron métricas de avance, calidad y cumplimiento de la iteración. Al contar ya con dos sprints de desarrollo, la velocidad promedio del equipo puede comenzar a calcularse tomando como referencia Sprint 1 y Sprint 2.</w:t>
      </w:r>
    </w:p>
    <w:sdt>
      <w:sdtPr>
        <w:id w:val="-1905062896"/>
        <w:tag w:val="goog_rdk_21"/>
      </w:sdtPr>
      <w:sdtContent>
        <w:p w:rsidR="00000000" w:rsidDel="00000000" w:rsidP="00000000" w:rsidRDefault="00000000" w:rsidRPr="00000000" w14:paraId="000003AE">
          <w:pPr>
            <w:pStyle w:val="Heading3"/>
            <w:keepNext w:val="0"/>
            <w:keepLines w:val="0"/>
            <w:spacing w:before="280" w:lineRule="auto"/>
            <w:rPr>
              <w:ins w:author="Christian Villafañe" w:id="8" w:date="2026-07-27T13:01:00Z"/>
              <w:b w:val="1"/>
              <w:bCs w:val="1"/>
              <w:color w:val="000000"/>
              <w:sz w:val="26"/>
              <w:szCs w:val="26"/>
            </w:rPr>
          </w:pPr>
          <w:sdt>
            <w:sdtPr>
              <w:id w:val="1016181268"/>
              <w:tag w:val="goog_rdk_20"/>
            </w:sdtPr>
            <w:sdtContent>
              <w:ins w:author="Christian Villafañe" w:id="8" w:date="2026-07-27T13:01:00Z">
                <w:bookmarkStart w:colFirst="0" w:colLast="0" w:name="_heading=h.2ovjlgx7xn4o" w:id="63"/>
                <w:bookmarkEnd w:id="63"/>
                <w:r w:rsidDel="00000000" w:rsidR="00000000" w:rsidRPr="00000000">
                  <w:rPr>
                    <w:rtl w:val="0"/>
                  </w:rPr>
                </w:r>
              </w:ins>
            </w:sdtContent>
          </w:sdt>
        </w:p>
      </w:sdtContent>
    </w:sdt>
    <w:p w:rsidR="00000000" w:rsidDel="00000000" w:rsidP="00000000" w:rsidRDefault="00000000" w:rsidRPr="00000000" w14:paraId="000003AF">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Resumen de métricas del Sprint 2</w:t>
      </w:r>
    </w:p>
    <w:tbl>
      <w:tblPr>
        <w:tblStyle w:val="Table1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sdt>
        <w:sdtPr>
          <w:id w:val="-1036214177"/>
          <w:tag w:val="goog_rdk_22"/>
        </w:sdtPr>
        <w:sdtContent>
          <w:tr>
            <w:trPr>
              <w:cantSplit w:val="0"/>
              <w:trHeight w:val="515" w:hRule="atLeast"/>
              <w:tblHeader w:val="1"/>
              <w:trPrChange w:author="Christian Villafañe" w:id="9" w:date="2026-07-27T13:02:00Z">
                <w:trPr>
                  <w:cantSplit w:val="0"/>
                  <w:trHeight w:val="51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9" w:date="2026-07-27T13:0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B0">
                <w:pPr>
                  <w:spacing w:after="240" w:before="240" w:lineRule="auto"/>
                  <w:jc w:val="center"/>
                  <w:rPr>
                    <w:b w:val="1"/>
                    <w:bCs w:val="1"/>
                  </w:rPr>
                </w:pPr>
                <w:r w:rsidDel="00000000" w:rsidR="00000000" w:rsidRPr="00000000">
                  <w:rPr>
                    <w:b w:val="1"/>
                    <w:bCs w:val="1"/>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9" w:date="2026-07-27T13:0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B1">
                <w:pPr>
                  <w:spacing w:after="240" w:before="240" w:lineRule="auto"/>
                  <w:jc w:val="center"/>
                  <w:rPr>
                    <w:b w:val="1"/>
                    <w:bCs w:val="1"/>
                  </w:rPr>
                </w:pPr>
                <w:r w:rsidDel="00000000" w:rsidR="00000000" w:rsidRPr="00000000">
                  <w:rPr>
                    <w:b w:val="1"/>
                    <w:bCs w:val="1"/>
                    <w:rtl w:val="0"/>
                  </w:rPr>
                  <w:t xml:space="preserve">Resultado</w:t>
                </w:r>
              </w:p>
            </w:tc>
          </w:tr>
        </w:sdtContent>
      </w:sdt>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spacing w:after="240" w:before="240" w:lineRule="auto"/>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3">
            <w:pPr>
              <w:spacing w:after="240" w:before="240" w:lineRule="auto"/>
              <w:rPr/>
            </w:pPr>
            <w:r w:rsidDel="00000000" w:rsidR="00000000" w:rsidRPr="00000000">
              <w:rPr>
                <w:rtl w:val="0"/>
              </w:rPr>
              <w:t xml:space="preserve">Sprint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spacing w:after="240" w:before="240" w:lineRule="auto"/>
              <w:rPr/>
            </w:pPr>
            <w:r w:rsidDel="00000000" w:rsidR="00000000" w:rsidRPr="00000000">
              <w:rPr>
                <w:rtl w:val="0"/>
              </w:rPr>
              <w:t xml:space="preserve">Duración planificada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5">
            <w:pPr>
              <w:spacing w:after="240" w:before="240" w:lineRule="auto"/>
              <w:rPr/>
            </w:pPr>
            <w:r w:rsidDel="00000000" w:rsidR="00000000" w:rsidRPr="00000000">
              <w:rPr>
                <w:rtl w:val="0"/>
              </w:rPr>
              <w:t xml:space="preserve">3 semanas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6">
            <w:pPr>
              <w:spacing w:after="240" w:before="240" w:lineRule="auto"/>
              <w:rPr/>
            </w:pPr>
            <w:r w:rsidDel="00000000" w:rsidR="00000000" w:rsidRPr="00000000">
              <w:rPr>
                <w:rtl w:val="0"/>
              </w:rPr>
              <w:t xml:space="preserve">Capacidad estimada del </w:t>
            </w:r>
            <w:sdt>
              <w:sdtPr>
                <w:id w:val="636236931"/>
                <w:tag w:val="goog_rdk_23"/>
              </w:sdtPr>
              <w:sdtContent>
                <w:commentRangeStart w:id="0"/>
              </w:sdtContent>
            </w:sdt>
            <w:r w:rsidDel="00000000" w:rsidR="00000000" w:rsidRPr="00000000">
              <w:rPr>
                <w:rtl w:val="0"/>
              </w:rPr>
              <w:t xml:space="preserve">equipo</w:t>
            </w:r>
            <w:commentRangeEnd w:id="0"/>
            <w:r w:rsidDel="00000000" w:rsidR="00000000" w:rsidRPr="00000000">
              <w:commentReference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spacing w:after="240" w:before="240" w:lineRule="auto"/>
              <w:rPr/>
            </w:pPr>
            <w:r w:rsidDel="00000000" w:rsidR="00000000" w:rsidRPr="00000000">
              <w:rPr>
                <w:rtl w:val="0"/>
              </w:rPr>
              <w:t xml:space="preserve">96 horas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spacing w:after="240" w:before="240" w:lineRule="auto"/>
              <w:rPr/>
            </w:pPr>
            <w:r w:rsidDel="00000000" w:rsidR="00000000" w:rsidRPr="00000000">
              <w:rPr>
                <w:rtl w:val="0"/>
              </w:rPr>
              <w:t xml:space="preserve">Historias comprometidas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spacing w:after="240" w:before="240" w:lineRule="auto"/>
              <w:rPr/>
            </w:pPr>
            <w:r w:rsidDel="00000000" w:rsidR="00000000" w:rsidRPr="00000000">
              <w:rPr>
                <w:rtl w:val="0"/>
              </w:rPr>
              <w:t xml:space="preserve">6 historias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spacing w:after="240" w:before="240" w:lineRule="auto"/>
              <w:rPr/>
            </w:pPr>
            <w:r w:rsidDel="00000000" w:rsidR="00000000" w:rsidRPr="00000000">
              <w:rPr>
                <w:rtl w:val="0"/>
              </w:rPr>
              <w:t xml:space="preserve">Historias completadas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spacing w:after="240" w:before="240" w:lineRule="auto"/>
              <w:rPr/>
            </w:pPr>
            <w:r w:rsidDel="00000000" w:rsidR="00000000" w:rsidRPr="00000000">
              <w:rPr>
                <w:rtl w:val="0"/>
              </w:rPr>
              <w:t xml:space="preserve">6 historias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spacing w:after="240" w:before="240" w:lineRule="auto"/>
              <w:rPr/>
            </w:pPr>
            <w:r w:rsidDel="00000000" w:rsidR="00000000" w:rsidRPr="00000000">
              <w:rPr>
                <w:rtl w:val="0"/>
              </w:rPr>
              <w:t xml:space="preserve">Puntos comprometidos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spacing w:after="240" w:before="240" w:lineRule="auto"/>
              <w:rPr/>
            </w:pPr>
            <w:r w:rsidDel="00000000" w:rsidR="00000000" w:rsidRPr="00000000">
              <w:rPr>
                <w:rtl w:val="0"/>
              </w:rPr>
              <w:t xml:space="preserve">24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spacing w:after="240" w:before="240" w:lineRule="auto"/>
              <w:rPr/>
            </w:pPr>
            <w:r w:rsidDel="00000000" w:rsidR="00000000" w:rsidRPr="00000000">
              <w:rPr>
                <w:rtl w:val="0"/>
              </w:rPr>
              <w:t xml:space="preserve">Puntos completados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spacing w:after="240" w:before="240" w:lineRule="auto"/>
              <w:rPr/>
            </w:pPr>
            <w:r w:rsidDel="00000000" w:rsidR="00000000" w:rsidRPr="00000000">
              <w:rPr>
                <w:rtl w:val="0"/>
              </w:rPr>
              <w:t xml:space="preserve">24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spacing w:after="240" w:before="240" w:lineRule="auto"/>
              <w:rPr/>
            </w:pPr>
            <w:r w:rsidDel="00000000" w:rsidR="00000000" w:rsidRPr="00000000">
              <w:rPr>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spacing w:after="240" w:before="240" w:lineRule="auto"/>
              <w:rPr/>
            </w:pPr>
            <w:r w:rsidDel="00000000" w:rsidR="00000000" w:rsidRPr="00000000">
              <w:rPr>
                <w:rtl w:val="0"/>
              </w:rPr>
              <w:t xml:space="preserve">Cumplido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spacing w:after="240" w:before="240" w:lineRule="auto"/>
              <w:rPr/>
            </w:pPr>
            <w:r w:rsidDel="00000000" w:rsidR="00000000" w:rsidRPr="00000000">
              <w:rPr>
                <w:rtl w:val="0"/>
              </w:rPr>
              <w:t xml:space="preserve">Porcentaje de trabajo 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spacing w:after="240" w:before="24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spacing w:after="240" w:before="240" w:lineRule="auto"/>
              <w:rPr/>
            </w:pPr>
            <w:r w:rsidDel="00000000" w:rsidR="00000000" w:rsidRPr="00000000">
              <w:rPr>
                <w:rtl w:val="0"/>
              </w:rPr>
              <w:t xml:space="preserve">Velocidad del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spacing w:after="240" w:before="240" w:lineRule="auto"/>
              <w:rPr/>
            </w:pPr>
            <w:r w:rsidDel="00000000" w:rsidR="00000000" w:rsidRPr="00000000">
              <w:rPr>
                <w:rtl w:val="0"/>
              </w:rPr>
              <w:t xml:space="preserve">24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6">
            <w:pPr>
              <w:spacing w:after="240" w:before="240" w:lineRule="auto"/>
              <w:rPr/>
            </w:pPr>
            <w:r w:rsidDel="00000000" w:rsidR="00000000" w:rsidRPr="00000000">
              <w:rPr>
                <w:rtl w:val="0"/>
              </w:rPr>
              <w:t xml:space="preserve">Velocidad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7">
            <w:pPr>
              <w:spacing w:after="240" w:before="240" w:lineRule="auto"/>
              <w:rPr/>
            </w:pPr>
            <w:r w:rsidDel="00000000" w:rsidR="00000000" w:rsidRPr="00000000">
              <w:rPr>
                <w:rtl w:val="0"/>
              </w:rPr>
              <w:t xml:space="preserve">24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8">
            <w:pPr>
              <w:spacing w:after="240" w:before="240" w:lineRule="auto"/>
              <w:rPr/>
            </w:pPr>
            <w:r w:rsidDel="00000000" w:rsidR="00000000" w:rsidRPr="00000000">
              <w:rPr>
                <w:rtl w:val="0"/>
              </w:rPr>
              <w:t xml:space="preserve">Velocidad promedio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9">
            <w:pPr>
              <w:spacing w:after="240" w:before="240" w:lineRule="auto"/>
              <w:rPr/>
            </w:pPr>
            <w:r w:rsidDel="00000000" w:rsidR="00000000" w:rsidRPr="00000000">
              <w:rPr>
                <w:rtl w:val="0"/>
              </w:rPr>
              <w:t xml:space="preserve">24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A">
            <w:pPr>
              <w:spacing w:after="240" w:before="240" w:lineRule="auto"/>
              <w:rPr/>
            </w:pPr>
            <w:r w:rsidDel="00000000" w:rsidR="00000000" w:rsidRPr="00000000">
              <w:rPr>
                <w:rtl w:val="0"/>
              </w:rPr>
              <w:t xml:space="preserve">Defectos críticos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B">
            <w:pPr>
              <w:spacing w:after="240" w:before="240" w:lineRule="auto"/>
              <w:rPr/>
            </w:pPr>
            <w:r w:rsidDel="00000000" w:rsidR="00000000" w:rsidRPr="00000000">
              <w:rPr>
                <w:rtl w:val="0"/>
              </w:rPr>
              <w:t xml:space="preserve">No se registraron defectos críticos al cierre del sprint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C">
            <w:pPr>
              <w:spacing w:after="240" w:before="240" w:lineRule="auto"/>
              <w:rPr/>
            </w:pPr>
            <w:r w:rsidDel="00000000" w:rsidR="00000000" w:rsidRPr="00000000">
              <w:rPr>
                <w:rtl w:val="0"/>
              </w:rPr>
              <w:t xml:space="preserve">Impedimentos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spacing w:after="240" w:before="240" w:lineRule="auto"/>
              <w:rPr/>
            </w:pPr>
            <w:r w:rsidDel="00000000" w:rsidR="00000000" w:rsidRPr="00000000">
              <w:rPr>
                <w:rtl w:val="0"/>
              </w:rPr>
              <w:t xml:space="preserve">No se registraron impedimentos que bloquearan el Sprint Goal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spacing w:after="240" w:before="240" w:lineRule="auto"/>
              <w:rPr/>
            </w:pPr>
            <w:r w:rsidDel="00000000" w:rsidR="00000000" w:rsidRPr="00000000">
              <w:rPr>
                <w:rtl w:val="0"/>
              </w:rPr>
              <w:t xml:space="preserve">Incremento obtenido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spacing w:after="240" w:before="240" w:lineRule="auto"/>
              <w:rPr/>
            </w:pPr>
            <w:r w:rsidDel="00000000" w:rsidR="00000000" w:rsidRPr="00000000">
              <w:rPr>
                <w:rtl w:val="0"/>
              </w:rPr>
              <w:t xml:space="preserve">Contrato ECOToken ampliado, testeado, desplegado en Sepolia y entorno local con Docker Compose</w:t>
            </w:r>
          </w:p>
        </w:tc>
      </w:tr>
    </w:tbl>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heading=h.8gp1ekggi081" w:id="64"/>
      <w:bookmarkEnd w:id="64"/>
      <w:r w:rsidDel="00000000" w:rsidR="00000000" w:rsidRPr="00000000">
        <w:rPr>
          <w:b w:val="1"/>
          <w:bCs w:val="1"/>
          <w:color w:val="000000"/>
          <w:sz w:val="26"/>
          <w:szCs w:val="26"/>
          <w:rtl w:val="0"/>
        </w:rPr>
        <w:t xml:space="preserve">Trabajo comprometido vs. completado</w:t>
      </w:r>
    </w:p>
    <w:tbl>
      <w:tblPr>
        <w:tblStyle w:val="Table1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sdt>
        <w:sdtPr>
          <w:id w:val="-324593705"/>
          <w:tag w:val="goog_rdk_24"/>
        </w:sdtPr>
        <w:sdtContent>
          <w:tr>
            <w:trPr>
              <w:cantSplit w:val="0"/>
              <w:trHeight w:val="515" w:hRule="atLeast"/>
              <w:tblHeader w:val="1"/>
              <w:trPrChange w:author="Christian Villafañe" w:id="10" w:date="2026-07-27T13:02:00Z">
                <w:trPr>
                  <w:cantSplit w:val="0"/>
                  <w:trHeight w:val="51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0" w:date="2026-07-27T13:0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D1">
                <w:pPr>
                  <w:spacing w:after="240" w:befor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0" w:date="2026-07-27T13:0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D2">
                <w:pPr>
                  <w:spacing w:after="240" w:before="240" w:lineRule="auto"/>
                  <w:jc w:val="center"/>
                  <w:rPr>
                    <w:b w:val="1"/>
                    <w:bCs w:val="1"/>
                  </w:rPr>
                </w:pPr>
                <w:r w:rsidDel="00000000" w:rsidR="00000000" w:rsidRPr="00000000">
                  <w:rPr>
                    <w:b w:val="1"/>
                    <w:bCs w:val="1"/>
                    <w:rtl w:val="0"/>
                  </w:rPr>
                  <w:t xml:space="preserve">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0" w:date="2026-07-27T13:0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D3">
                <w:pPr>
                  <w:spacing w:after="240" w:before="240" w:lineRule="auto"/>
                  <w:jc w:val="center"/>
                  <w:rPr>
                    <w:b w:val="1"/>
                    <w:bCs w:val="1"/>
                  </w:rPr>
                </w:pPr>
                <w:r w:rsidDel="00000000" w:rsidR="00000000" w:rsidRPr="00000000">
                  <w:rPr>
                    <w:b w:val="1"/>
                    <w:bCs w:val="1"/>
                    <w:rtl w:val="0"/>
                  </w:rPr>
                  <w:t xml:space="preserve">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0" w:date="2026-07-27T13:0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3D4">
                <w:pPr>
                  <w:spacing w:after="240" w:before="240" w:lineRule="auto"/>
                  <w:jc w:val="center"/>
                  <w:rPr>
                    <w:b w:val="1"/>
                    <w:bCs w:val="1"/>
                  </w:rPr>
                </w:pPr>
                <w:r w:rsidDel="00000000" w:rsidR="00000000" w:rsidRPr="00000000">
                  <w:rPr>
                    <w:b w:val="1"/>
                    <w:bCs w:val="1"/>
                    <w:rtl w:val="0"/>
                  </w:rPr>
                  <w:t xml:space="preserve">Estado al cierre</w:t>
                </w:r>
              </w:p>
            </w:tc>
          </w:tr>
        </w:sdtContent>
      </w:sdt>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spacing w:after="240" w:before="240" w:lineRule="auto"/>
              <w:rPr/>
            </w:pPr>
            <w:r w:rsidDel="00000000" w:rsidR="00000000" w:rsidRPr="00000000">
              <w:rPr>
                <w:rtl w:val="0"/>
              </w:rPr>
              <w:t xml:space="preserve">E2-HU02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spacing w:after="240" w:before="240" w:lineRule="auto"/>
              <w:rPr/>
            </w:pPr>
            <w:r w:rsidDel="00000000" w:rsidR="00000000" w:rsidRPr="00000000">
              <w:rPr>
                <w:rtl w:val="0"/>
              </w:rPr>
              <w:t xml:space="preserve">Mint de puntos ECO por material reciclado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7">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8">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9">
            <w:pPr>
              <w:spacing w:after="240" w:before="240" w:lineRule="auto"/>
              <w:rPr/>
            </w:pPr>
            <w:r w:rsidDel="00000000" w:rsidR="00000000" w:rsidRPr="00000000">
              <w:rPr>
                <w:rtl w:val="0"/>
              </w:rPr>
              <w:t xml:space="preserve">E2-HU04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A">
            <w:pPr>
              <w:spacing w:after="240" w:before="240" w:lineRule="auto"/>
              <w:rPr/>
            </w:pPr>
            <w:r w:rsidDel="00000000" w:rsidR="00000000" w:rsidRPr="00000000">
              <w:rPr>
                <w:rtl w:val="0"/>
              </w:rPr>
              <w:t xml:space="preserve">Pausa y despausa del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spacing w:after="240" w:before="240" w:lineRule="auto"/>
              <w:rPr/>
            </w:pPr>
            <w:r w:rsidDel="00000000" w:rsidR="00000000" w:rsidRPr="00000000">
              <w:rPr>
                <w:rtl w:val="0"/>
              </w:rPr>
              <w:t xml:space="preserve">E2-HU05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spacing w:after="240" w:before="240" w:lineRule="auto"/>
              <w:rPr/>
            </w:pPr>
            <w:r w:rsidDel="00000000" w:rsidR="00000000" w:rsidRPr="00000000">
              <w:rPr>
                <w:rtl w:val="0"/>
              </w:rPr>
              <w:t xml:space="preserve">Quema de emergencia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1">
            <w:pPr>
              <w:spacing w:after="240" w:before="240" w:lineRule="auto"/>
              <w:rPr/>
            </w:pPr>
            <w:r w:rsidDel="00000000" w:rsidR="00000000" w:rsidRPr="00000000">
              <w:rPr>
                <w:rtl w:val="0"/>
              </w:rPr>
              <w:t xml:space="preserve">E2-HU07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spacing w:after="240" w:before="240" w:lineRule="auto"/>
              <w:rPr/>
            </w:pPr>
            <w:r w:rsidDel="00000000" w:rsidR="00000000" w:rsidRPr="00000000">
              <w:rPr>
                <w:rtl w:val="0"/>
              </w:rPr>
              <w:t xml:space="preserve">Suite de tests unitarios y fuzzing en Foundry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5">
            <w:pPr>
              <w:spacing w:after="240" w:before="240" w:lineRule="auto"/>
              <w:rPr/>
            </w:pPr>
            <w:r w:rsidDel="00000000" w:rsidR="00000000" w:rsidRPr="00000000">
              <w:rPr>
                <w:rtl w:val="0"/>
              </w:rPr>
              <w:t xml:space="preserve">E2-HU08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spacing w:after="240" w:before="240" w:lineRule="auto"/>
              <w:rPr/>
            </w:pPr>
            <w:r w:rsidDel="00000000" w:rsidR="00000000" w:rsidRPr="00000000">
              <w:rPr>
                <w:rtl w:val="0"/>
              </w:rPr>
              <w:t xml:space="preserve">Despliegue y verificación en 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9">
            <w:pPr>
              <w:spacing w:after="240" w:before="240" w:lineRule="auto"/>
              <w:rPr/>
            </w:pPr>
            <w:r w:rsidDel="00000000" w:rsidR="00000000" w:rsidRPr="00000000">
              <w:rPr>
                <w:rtl w:val="0"/>
              </w:rPr>
              <w:t xml:space="preserve">E1-HU07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A">
            <w:pPr>
              <w:spacing w:after="240" w:before="240" w:lineRule="auto"/>
              <w:rPr/>
            </w:pPr>
            <w:r w:rsidDel="00000000" w:rsidR="00000000" w:rsidRPr="00000000">
              <w:rPr>
                <w:rtl w:val="0"/>
              </w:rPr>
              <w:t xml:space="preserve">Docker Compose para servicios locales mínimos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B">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D">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spacing w:after="240" w:before="240" w:lineRule="auto"/>
              <w:rPr/>
            </w:pPr>
            <w:r w:rsidDel="00000000" w:rsidR="00000000" w:rsidRPr="00000000">
              <w:rPr>
                <w:b w:val="1"/>
                <w:bCs w:val="1"/>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spacing w:after="240" w:before="240" w:lineRule="auto"/>
              <w:rPr/>
            </w:pPr>
            <w:r w:rsidDel="00000000" w:rsidR="00000000" w:rsidRPr="00000000">
              <w:rPr>
                <w:b w:val="1"/>
                <w:bCs w:val="1"/>
                <w:rtl w:val="0"/>
              </w:rPr>
              <w:t xml:space="preserve">24 puntos completados</w:t>
            </w:r>
            <w:r w:rsidDel="00000000" w:rsidR="00000000" w:rsidRPr="00000000">
              <w:rPr>
                <w:rtl w:val="0"/>
              </w:rPr>
            </w:r>
          </w:p>
        </w:tc>
      </w:tr>
    </w:tbl>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heading=h.y56c7f5jrz94" w:id="65"/>
      <w:bookmarkEnd w:id="65"/>
      <w:r w:rsidDel="00000000" w:rsidR="00000000" w:rsidRPr="00000000">
        <w:rPr>
          <w:b w:val="1"/>
          <w:bCs w:val="1"/>
          <w:color w:val="000000"/>
          <w:sz w:val="26"/>
          <w:szCs w:val="26"/>
          <w:rtl w:val="0"/>
        </w:rPr>
        <w:t xml:space="preserve">Cumplimiento del Sprint Goal</w:t>
      </w:r>
    </w:p>
    <w:p w:rsidR="00000000" w:rsidDel="00000000" w:rsidP="00000000" w:rsidRDefault="00000000" w:rsidRPr="00000000" w14:paraId="000003F2">
      <w:pPr>
        <w:spacing w:after="240" w:before="240" w:lineRule="auto"/>
        <w:rPr/>
      </w:pPr>
      <w:r w:rsidDel="00000000" w:rsidR="00000000" w:rsidRPr="00000000">
        <w:rPr>
          <w:rtl w:val="0"/>
        </w:rPr>
        <w:t xml:space="preserve">El Sprint Goal fue cumplido. El equipo logró evolucionar el contrato ECOToken, incorporar mecanismos de seguridad, ampliar pruebas automatizadas, desplegar y verificar el contrato en Sepolia, y mejorar el entorno local mediante Docker Compose.</w:t>
      </w:r>
    </w:p>
    <w:p w:rsidR="00000000" w:rsidDel="00000000" w:rsidP="00000000" w:rsidRDefault="00000000" w:rsidRPr="00000000" w14:paraId="000003F3">
      <w:pPr>
        <w:spacing w:after="240" w:before="240" w:lineRule="auto"/>
        <w:rPr/>
      </w:pPr>
      <w:r w:rsidDel="00000000" w:rsidR="00000000" w:rsidRPr="00000000">
        <w:rPr>
          <w:rtl w:val="0"/>
        </w:rPr>
        <w:t xml:space="preserve">El incremento obtenido permite continuar en el Sprint 3 con tareas de integración backend-blockchain y desarrollo del flujo funcional del MVP.</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heading=h.x1r8zzwdb9f5" w:id="66"/>
      <w:bookmarkEnd w:id="66"/>
      <w:r w:rsidDel="00000000" w:rsidR="00000000" w:rsidRPr="00000000">
        <w:rPr>
          <w:b w:val="1"/>
          <w:bCs w:val="1"/>
          <w:color w:val="000000"/>
          <w:sz w:val="26"/>
          <w:szCs w:val="26"/>
          <w:rtl w:val="0"/>
        </w:rPr>
        <w:t xml:space="preserve">Capacidad estimada vs. capacidad real</w:t>
      </w:r>
    </w:p>
    <w:p w:rsidR="00000000" w:rsidDel="00000000" w:rsidP="00000000" w:rsidRDefault="00000000" w:rsidRPr="00000000" w14:paraId="000003F5">
      <w:pPr>
        <w:spacing w:after="240" w:before="240" w:lineRule="auto"/>
        <w:rPr/>
      </w:pPr>
      <w:r w:rsidDel="00000000" w:rsidR="00000000" w:rsidRPr="00000000">
        <w:rPr>
          <w:rtl w:val="0"/>
        </w:rPr>
        <w:t xml:space="preserve">La capacidad estimada inicial fue de 96 horas totales de equipo, distribuidas en 24 horas por integrante durante el sprint.</w:t>
      </w:r>
    </w:p>
    <w:p w:rsidR="00000000" w:rsidDel="00000000" w:rsidP="00000000" w:rsidRDefault="00000000" w:rsidRPr="00000000" w14:paraId="000003F6">
      <w:pPr>
        <w:spacing w:after="240" w:before="240" w:lineRule="auto"/>
        <w:rPr/>
      </w:pPr>
      <w:r w:rsidDel="00000000" w:rsidR="00000000" w:rsidRPr="00000000">
        <w:rPr>
          <w:rtl w:val="0"/>
        </w:rPr>
        <w:t xml:space="preserve">La capacidad real no fue registrada de manera formal y consolidada por integrante. Para efectos del cierre, se considera que la capacidad disponible fue suficiente para completar el Sprint Backlog comprometido. Sin embargo, se mantiene como acción de mejora para el Sprint 3 registrar la dedicación real del equipo de forma más precisa.</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heading=h.orzi2cmh7dhf" w:id="67"/>
      <w:bookmarkEnd w:id="67"/>
      <w:r w:rsidDel="00000000" w:rsidR="00000000" w:rsidRPr="00000000">
        <w:rPr>
          <w:b w:val="1"/>
          <w:bCs w:val="1"/>
          <w:color w:val="000000"/>
          <w:sz w:val="26"/>
          <w:szCs w:val="26"/>
          <w:rtl w:val="0"/>
        </w:rPr>
        <w:t xml:space="preserve">Defectos e incidencias</w:t>
      </w:r>
    </w:p>
    <w:p w:rsidR="00000000" w:rsidDel="00000000" w:rsidP="00000000" w:rsidRDefault="00000000" w:rsidRPr="00000000" w14:paraId="000003F8">
      <w:pPr>
        <w:spacing w:after="240" w:before="240" w:lineRule="auto"/>
        <w:rPr/>
      </w:pPr>
      <w:r w:rsidDel="00000000" w:rsidR="00000000" w:rsidRPr="00000000">
        <w:rPr>
          <w:rtl w:val="0"/>
        </w:rPr>
        <w:t xml:space="preserve">Durante el Sprint 2 no se registraron defectos críticos que impidieran completar las historias comprometidas.</w:t>
      </w:r>
    </w:p>
    <w:p w:rsidR="00000000" w:rsidDel="00000000" w:rsidP="00000000" w:rsidRDefault="00000000" w:rsidRPr="00000000" w14:paraId="000003F9">
      <w:pPr>
        <w:spacing w:after="240" w:before="240" w:lineRule="auto"/>
        <w:rPr/>
      </w:pPr>
      <w:r w:rsidDel="00000000" w:rsidR="00000000" w:rsidRPr="00000000">
        <w:rPr>
          <w:rtl w:val="0"/>
        </w:rPr>
        <w:t xml:space="preserve">Las incidencias detectadas estuvieron asociadas principalmente a:</w:t>
      </w:r>
    </w:p>
    <w:p w:rsidR="00000000" w:rsidDel="00000000" w:rsidP="00000000" w:rsidRDefault="00000000" w:rsidRPr="00000000" w14:paraId="000003FA">
      <w:pPr>
        <w:numPr>
          <w:ilvl w:val="0"/>
          <w:numId w:val="17"/>
        </w:numPr>
        <w:spacing w:before="240" w:lineRule="auto"/>
        <w:ind w:left="720" w:hanging="360"/>
        <w:rPr/>
      </w:pPr>
      <w:r w:rsidDel="00000000" w:rsidR="00000000" w:rsidRPr="00000000">
        <w:rPr>
          <w:rtl w:val="0"/>
        </w:rPr>
        <w:t xml:space="preserve">ajustes de configuración blockchain;</w:t>
      </w:r>
    </w:p>
    <w:p w:rsidR="00000000" w:rsidDel="00000000" w:rsidP="00000000" w:rsidRDefault="00000000" w:rsidRPr="00000000" w14:paraId="000003FB">
      <w:pPr>
        <w:numPr>
          <w:ilvl w:val="0"/>
          <w:numId w:val="17"/>
        </w:numPr>
        <w:ind w:left="720" w:hanging="360"/>
        <w:rPr/>
      </w:pPr>
      <w:r w:rsidDel="00000000" w:rsidR="00000000" w:rsidRPr="00000000">
        <w:rPr>
          <w:rtl w:val="0"/>
        </w:rPr>
        <w:t xml:space="preserve">validaciones de permisos;</w:t>
      </w:r>
    </w:p>
    <w:p w:rsidR="00000000" w:rsidDel="00000000" w:rsidP="00000000" w:rsidRDefault="00000000" w:rsidRPr="00000000" w14:paraId="000003FC">
      <w:pPr>
        <w:numPr>
          <w:ilvl w:val="0"/>
          <w:numId w:val="17"/>
        </w:numPr>
        <w:ind w:left="720" w:hanging="360"/>
        <w:rPr/>
      </w:pPr>
      <w:r w:rsidDel="00000000" w:rsidR="00000000" w:rsidRPr="00000000">
        <w:rPr>
          <w:rtl w:val="0"/>
        </w:rPr>
        <w:t xml:space="preserve">pruebas de pausa y emergencyBurn;</w:t>
      </w:r>
    </w:p>
    <w:p w:rsidR="00000000" w:rsidDel="00000000" w:rsidP="00000000" w:rsidRDefault="00000000" w:rsidRPr="00000000" w14:paraId="000003FD">
      <w:pPr>
        <w:numPr>
          <w:ilvl w:val="0"/>
          <w:numId w:val="17"/>
        </w:numPr>
        <w:ind w:left="720" w:hanging="360"/>
        <w:rPr/>
      </w:pPr>
      <w:r w:rsidDel="00000000" w:rsidR="00000000" w:rsidRPr="00000000">
        <w:rPr>
          <w:rtl w:val="0"/>
        </w:rPr>
        <w:t xml:space="preserve">configuración de deploy en Sepolia;</w:t>
      </w:r>
    </w:p>
    <w:p w:rsidR="00000000" w:rsidDel="00000000" w:rsidP="00000000" w:rsidRDefault="00000000" w:rsidRPr="00000000" w14:paraId="000003FE">
      <w:pPr>
        <w:numPr>
          <w:ilvl w:val="0"/>
          <w:numId w:val="17"/>
        </w:numPr>
        <w:ind w:left="720" w:hanging="360"/>
        <w:rPr/>
      </w:pPr>
      <w:r w:rsidDel="00000000" w:rsidR="00000000" w:rsidRPr="00000000">
        <w:rPr>
          <w:rtl w:val="0"/>
        </w:rPr>
        <w:t xml:space="preserve">ajustes de Docker Compose;</w:t>
      </w:r>
    </w:p>
    <w:p w:rsidR="00000000" w:rsidDel="00000000" w:rsidP="00000000" w:rsidRDefault="00000000" w:rsidRPr="00000000" w14:paraId="000003FF">
      <w:pPr>
        <w:numPr>
          <w:ilvl w:val="0"/>
          <w:numId w:val="17"/>
        </w:numPr>
        <w:spacing w:after="240" w:lineRule="auto"/>
        <w:ind w:left="720" w:hanging="360"/>
        <w:rPr/>
      </w:pPr>
      <w:r w:rsidDel="00000000" w:rsidR="00000000" w:rsidRPr="00000000">
        <w:rPr>
          <w:rtl w:val="0"/>
        </w:rPr>
        <w:t xml:space="preserve">validaciones del CI.</w:t>
      </w:r>
    </w:p>
    <w:p w:rsidR="00000000" w:rsidDel="00000000" w:rsidP="00000000" w:rsidRDefault="00000000" w:rsidRPr="00000000" w14:paraId="00000400">
      <w:pPr>
        <w:spacing w:after="240" w:before="240" w:lineRule="auto"/>
        <w:rPr/>
      </w:pPr>
      <w:r w:rsidDel="00000000" w:rsidR="00000000" w:rsidRPr="00000000">
        <w:rPr>
          <w:rtl w:val="0"/>
        </w:rPr>
        <w:t xml:space="preserve">Estas incidencias fueron corregidas dentro del flujo normal de trabajo mediante commits, Pull Requests y validaciones automáticas.</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heading=h.4slpm5xs80lz" w:id="68"/>
      <w:bookmarkEnd w:id="68"/>
      <w:r w:rsidDel="00000000" w:rsidR="00000000" w:rsidRPr="00000000">
        <w:rPr>
          <w:b w:val="1"/>
          <w:bCs w:val="1"/>
          <w:color w:val="000000"/>
          <w:sz w:val="26"/>
          <w:szCs w:val="26"/>
          <w:rtl w:val="0"/>
        </w:rPr>
        <w:t xml:space="preserve">Estado de pruebas</w:t>
      </w:r>
    </w:p>
    <w:p w:rsidR="00000000" w:rsidDel="00000000" w:rsidP="00000000" w:rsidRDefault="00000000" w:rsidRPr="00000000" w14:paraId="00000402">
      <w:pPr>
        <w:spacing w:after="240" w:before="240" w:lineRule="auto"/>
        <w:rPr/>
      </w:pPr>
      <w:r w:rsidDel="00000000" w:rsidR="00000000" w:rsidRPr="00000000">
        <w:rPr>
          <w:rtl w:val="0"/>
        </w:rPr>
        <w:t xml:space="preserve">El estado de pruebas del sprint se considera satisfactorio. Se ejecutaron pruebas unitarias y fuzzing en Foundry, además de validaciones automáticas mediante CI.</w:t>
      </w:r>
    </w:p>
    <w:p w:rsidR="00000000" w:rsidDel="00000000" w:rsidP="00000000" w:rsidRDefault="00000000" w:rsidRPr="00000000" w14:paraId="00000403">
      <w:pPr>
        <w:spacing w:after="240" w:before="240" w:lineRule="auto"/>
        <w:rPr/>
      </w:pPr>
      <w:r w:rsidDel="00000000" w:rsidR="00000000" w:rsidRPr="00000000">
        <w:rPr>
          <w:rtl w:val="0"/>
        </w:rPr>
        <w:t xml:space="preserve">Se validaron las funcionalidades principales del contrato:</w:t>
      </w:r>
    </w:p>
    <w:p w:rsidR="00000000" w:rsidDel="00000000" w:rsidP="00000000" w:rsidRDefault="00000000" w:rsidRPr="00000000" w14:paraId="00000404">
      <w:pPr>
        <w:numPr>
          <w:ilvl w:val="0"/>
          <w:numId w:val="32"/>
        </w:numPr>
        <w:spacing w:before="240" w:lineRule="auto"/>
        <w:ind w:left="720" w:hanging="360"/>
        <w:rPr/>
      </w:pPr>
      <w:r w:rsidDel="00000000" w:rsidR="00000000" w:rsidRPr="00000000">
        <w:rPr>
          <w:rtl w:val="0"/>
        </w:rPr>
        <w:t xml:space="preserve">mint con material y peso;</w:t>
      </w:r>
    </w:p>
    <w:p w:rsidR="00000000" w:rsidDel="00000000" w:rsidP="00000000" w:rsidRDefault="00000000" w:rsidRPr="00000000" w14:paraId="00000405">
      <w:pPr>
        <w:numPr>
          <w:ilvl w:val="0"/>
          <w:numId w:val="32"/>
        </w:numPr>
        <w:ind w:left="720" w:hanging="360"/>
        <w:rPr/>
      </w:pPr>
      <w:r w:rsidDel="00000000" w:rsidR="00000000" w:rsidRPr="00000000">
        <w:rPr>
          <w:rtl w:val="0"/>
        </w:rPr>
        <w:t xml:space="preserve">control de permisos por rol;</w:t>
      </w:r>
    </w:p>
    <w:p w:rsidR="00000000" w:rsidDel="00000000" w:rsidP="00000000" w:rsidRDefault="00000000" w:rsidRPr="00000000" w14:paraId="00000406">
      <w:pPr>
        <w:numPr>
          <w:ilvl w:val="0"/>
          <w:numId w:val="32"/>
        </w:numPr>
        <w:ind w:left="720" w:hanging="360"/>
        <w:rPr/>
      </w:pPr>
      <w:r w:rsidDel="00000000" w:rsidR="00000000" w:rsidRPr="00000000">
        <w:rPr>
          <w:rtl w:val="0"/>
        </w:rPr>
        <w:t xml:space="preserve">pausa y despausa;</w:t>
      </w:r>
    </w:p>
    <w:p w:rsidR="00000000" w:rsidDel="00000000" w:rsidP="00000000" w:rsidRDefault="00000000" w:rsidRPr="00000000" w14:paraId="00000407">
      <w:pPr>
        <w:numPr>
          <w:ilvl w:val="0"/>
          <w:numId w:val="32"/>
        </w:numPr>
        <w:ind w:left="720" w:hanging="360"/>
        <w:rPr/>
      </w:pPr>
      <w:r w:rsidDel="00000000" w:rsidR="00000000" w:rsidRPr="00000000">
        <w:rPr>
          <w:rtl w:val="0"/>
        </w:rPr>
        <w:t xml:space="preserve">bloqueo de operaciones durante pausa;</w:t>
      </w:r>
    </w:p>
    <w:p w:rsidR="00000000" w:rsidDel="00000000" w:rsidP="00000000" w:rsidRDefault="00000000" w:rsidRPr="00000000" w14:paraId="00000408">
      <w:pPr>
        <w:numPr>
          <w:ilvl w:val="0"/>
          <w:numId w:val="32"/>
        </w:numPr>
        <w:ind w:left="720" w:hanging="360"/>
        <w:rPr/>
      </w:pPr>
      <w:r w:rsidDel="00000000" w:rsidR="00000000" w:rsidRPr="00000000">
        <w:rPr>
          <w:rtl w:val="0"/>
        </w:rPr>
        <w:t xml:space="preserve">emergencyBurn;</w:t>
      </w:r>
    </w:p>
    <w:p w:rsidR="00000000" w:rsidDel="00000000" w:rsidP="00000000" w:rsidRDefault="00000000" w:rsidRPr="00000000" w14:paraId="00000409">
      <w:pPr>
        <w:numPr>
          <w:ilvl w:val="0"/>
          <w:numId w:val="32"/>
        </w:numPr>
        <w:ind w:left="720" w:hanging="360"/>
        <w:rPr/>
      </w:pPr>
      <w:r w:rsidDel="00000000" w:rsidR="00000000" w:rsidRPr="00000000">
        <w:rPr>
          <w:rtl w:val="0"/>
        </w:rPr>
        <w:t xml:space="preserve">eventos relevantes;</w:t>
      </w:r>
    </w:p>
    <w:p w:rsidR="00000000" w:rsidDel="00000000" w:rsidP="00000000" w:rsidRDefault="00000000" w:rsidRPr="00000000" w14:paraId="0000040A">
      <w:pPr>
        <w:numPr>
          <w:ilvl w:val="0"/>
          <w:numId w:val="32"/>
        </w:numPr>
        <w:spacing w:after="240" w:lineRule="auto"/>
        <w:ind w:left="720" w:hanging="360"/>
        <w:rPr/>
      </w:pPr>
      <w:r w:rsidDel="00000000" w:rsidR="00000000" w:rsidRPr="00000000">
        <w:rPr>
          <w:rtl w:val="0"/>
        </w:rPr>
        <w:t xml:space="preserve">cobertura mínima de funciones.</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heading=h.rom6kmir36ns" w:id="69"/>
      <w:bookmarkEnd w:id="69"/>
      <w:r w:rsidDel="00000000" w:rsidR="00000000" w:rsidRPr="00000000">
        <w:rPr>
          <w:b w:val="1"/>
          <w:bCs w:val="1"/>
          <w:color w:val="000000"/>
          <w:sz w:val="26"/>
          <w:szCs w:val="26"/>
          <w:rtl w:val="0"/>
        </w:rPr>
        <w:t xml:space="preserve">Impedimentos registrados</w:t>
      </w:r>
    </w:p>
    <w:p w:rsidR="00000000" w:rsidDel="00000000" w:rsidP="00000000" w:rsidRDefault="00000000" w:rsidRPr="00000000" w14:paraId="0000040C">
      <w:pPr>
        <w:spacing w:after="240" w:before="240" w:lineRule="auto"/>
        <w:rPr/>
      </w:pPr>
      <w:r w:rsidDel="00000000" w:rsidR="00000000" w:rsidRPr="00000000">
        <w:rPr>
          <w:rtl w:val="0"/>
        </w:rPr>
        <w:t xml:space="preserve">No se registraron impedimentos bloqueantes al cierre del Sprint 2.</w:t>
      </w:r>
    </w:p>
    <w:p w:rsidR="00000000" w:rsidDel="00000000" w:rsidP="00000000" w:rsidRDefault="00000000" w:rsidRPr="00000000" w14:paraId="0000040D">
      <w:pPr>
        <w:spacing w:after="240" w:before="240" w:lineRule="auto"/>
        <w:rPr/>
      </w:pPr>
      <w:r w:rsidDel="00000000" w:rsidR="00000000" w:rsidRPr="00000000">
        <w:rPr>
          <w:rtl w:val="0"/>
        </w:rPr>
        <w:t xml:space="preserve">Se observaron pequeñas demoras asociadas a configuración de entorno blockchain y despliegue en Sepolia, pero no afectaron el cumplimiento del Sprint Goal.</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heading=h.6ioojs55i4f9" w:id="70"/>
      <w:bookmarkEnd w:id="70"/>
      <w:r w:rsidDel="00000000" w:rsidR="00000000" w:rsidRPr="00000000">
        <w:rPr>
          <w:b w:val="1"/>
          <w:bCs w:val="1"/>
          <w:color w:val="000000"/>
          <w:sz w:val="26"/>
          <w:szCs w:val="26"/>
          <w:rtl w:val="0"/>
        </w:rPr>
        <w:t xml:space="preserve">Observaciones relevantes</w:t>
      </w:r>
    </w:p>
    <w:p w:rsidR="00000000" w:rsidDel="00000000" w:rsidP="00000000" w:rsidRDefault="00000000" w:rsidRPr="00000000" w14:paraId="0000040F">
      <w:pPr>
        <w:numPr>
          <w:ilvl w:val="0"/>
          <w:numId w:val="38"/>
        </w:numPr>
        <w:spacing w:before="240" w:lineRule="auto"/>
        <w:ind w:left="720" w:hanging="360"/>
        <w:rPr/>
      </w:pPr>
      <w:r w:rsidDel="00000000" w:rsidR="00000000" w:rsidRPr="00000000">
        <w:rPr>
          <w:rtl w:val="0"/>
        </w:rPr>
        <w:t xml:space="preserve">El equipo completó la totalidad de las historias comprometidas.</w:t>
      </w:r>
    </w:p>
    <w:p w:rsidR="00000000" w:rsidDel="00000000" w:rsidP="00000000" w:rsidRDefault="00000000" w:rsidRPr="00000000" w14:paraId="00000410">
      <w:pPr>
        <w:numPr>
          <w:ilvl w:val="0"/>
          <w:numId w:val="38"/>
        </w:numPr>
        <w:ind w:left="720" w:hanging="360"/>
        <w:rPr/>
      </w:pPr>
      <w:r w:rsidDel="00000000" w:rsidR="00000000" w:rsidRPr="00000000">
        <w:rPr>
          <w:rtl w:val="0"/>
        </w:rPr>
        <w:t xml:space="preserve">La velocidad del Sprint 2 fue de 24 puntos.</w:t>
      </w:r>
    </w:p>
    <w:p w:rsidR="00000000" w:rsidDel="00000000" w:rsidP="00000000" w:rsidRDefault="00000000" w:rsidRPr="00000000" w14:paraId="00000411">
      <w:pPr>
        <w:numPr>
          <w:ilvl w:val="0"/>
          <w:numId w:val="38"/>
        </w:numPr>
        <w:ind w:left="720" w:hanging="360"/>
        <w:rPr/>
      </w:pPr>
      <w:r w:rsidDel="00000000" w:rsidR="00000000" w:rsidRPr="00000000">
        <w:rPr>
          <w:rtl w:val="0"/>
        </w:rPr>
        <w:t xml:space="preserve">La velocidad promedio actual del equipo queda en 24 puntos.</w:t>
      </w:r>
    </w:p>
    <w:p w:rsidR="00000000" w:rsidDel="00000000" w:rsidP="00000000" w:rsidRDefault="00000000" w:rsidRPr="00000000" w14:paraId="00000412">
      <w:pPr>
        <w:numPr>
          <w:ilvl w:val="0"/>
          <w:numId w:val="38"/>
        </w:numPr>
        <w:ind w:left="720" w:hanging="360"/>
        <w:rPr/>
      </w:pPr>
      <w:r w:rsidDel="00000000" w:rsidR="00000000" w:rsidRPr="00000000">
        <w:rPr>
          <w:rtl w:val="0"/>
        </w:rPr>
        <w:t xml:space="preserve">La capa blockchain quedó consolidada para iniciar integración backend.</w:t>
      </w:r>
    </w:p>
    <w:p w:rsidR="00000000" w:rsidDel="00000000" w:rsidP="00000000" w:rsidRDefault="00000000" w:rsidRPr="00000000" w14:paraId="00000413">
      <w:pPr>
        <w:numPr>
          <w:ilvl w:val="0"/>
          <w:numId w:val="38"/>
        </w:numPr>
        <w:ind w:left="720" w:hanging="360"/>
        <w:rPr/>
      </w:pPr>
      <w:r w:rsidDel="00000000" w:rsidR="00000000" w:rsidRPr="00000000">
        <w:rPr>
          <w:rtl w:val="0"/>
        </w:rPr>
        <w:t xml:space="preserve">El contrato fue desplegado y verificado en Sepolia.</w:t>
      </w:r>
    </w:p>
    <w:p w:rsidR="00000000" w:rsidDel="00000000" w:rsidP="00000000" w:rsidRDefault="00000000" w:rsidRPr="00000000" w14:paraId="00000414">
      <w:pPr>
        <w:numPr>
          <w:ilvl w:val="0"/>
          <w:numId w:val="38"/>
        </w:numPr>
        <w:ind w:left="720" w:hanging="360"/>
        <w:rPr/>
      </w:pPr>
      <w:r w:rsidDel="00000000" w:rsidR="00000000" w:rsidRPr="00000000">
        <w:rPr>
          <w:rtl w:val="0"/>
        </w:rPr>
        <w:t xml:space="preserve">Docker Compose mejora el onboarding técnico del proyecto.</w:t>
      </w:r>
    </w:p>
    <w:p w:rsidR="00000000" w:rsidDel="00000000" w:rsidP="00000000" w:rsidRDefault="00000000" w:rsidRPr="00000000" w14:paraId="00000415">
      <w:pPr>
        <w:numPr>
          <w:ilvl w:val="0"/>
          <w:numId w:val="38"/>
        </w:numPr>
        <w:ind w:left="720" w:hanging="360"/>
        <w:rPr/>
      </w:pPr>
      <w:r w:rsidDel="00000000" w:rsidR="00000000" w:rsidRPr="00000000">
        <w:rPr>
          <w:rtl w:val="0"/>
        </w:rPr>
        <w:t xml:space="preserve">Se debe mejorar el registro de capacidad real por integrante en Sprint 3.</w:t>
      </w:r>
    </w:p>
    <w:p w:rsidR="00000000" w:rsidDel="00000000" w:rsidP="00000000" w:rsidRDefault="00000000" w:rsidRPr="00000000" w14:paraId="00000416">
      <w:pPr>
        <w:numPr>
          <w:ilvl w:val="0"/>
          <w:numId w:val="38"/>
        </w:numPr>
        <w:spacing w:after="240" w:lineRule="auto"/>
        <w:ind w:left="720" w:hanging="360"/>
        <w:rPr/>
      </w:pPr>
      <w:r w:rsidDel="00000000" w:rsidR="00000000" w:rsidRPr="00000000">
        <w:rPr>
          <w:rtl w:val="0"/>
        </w:rPr>
        <w:t xml:space="preserve">Se recomienda adjuntar evidencias técnicas de tests, CI, deploy y Docker Compose.</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pStyle w:val="Heading1"/>
        <w:rPr/>
      </w:pPr>
      <w:bookmarkStart w:colFirst="0" w:colLast="0" w:name="_heading=h.ccy4fcu0jhhl" w:id="71"/>
      <w:bookmarkEnd w:id="71"/>
      <w:r w:rsidDel="00000000" w:rsidR="00000000" w:rsidRPr="00000000">
        <w:rPr>
          <w:rtl w:val="0"/>
        </w:rPr>
        <w:t xml:space="preserve">Documentación de aceptación y cierre del sprint</w:t>
      </w:r>
    </w:p>
    <w:p w:rsidR="00000000" w:rsidDel="00000000" w:rsidP="00000000" w:rsidRDefault="00000000" w:rsidRPr="00000000" w14:paraId="0000041A">
      <w:pPr>
        <w:spacing w:after="240" w:before="240" w:lineRule="auto"/>
        <w:rPr/>
      </w:pPr>
      <w:r w:rsidDel="00000000" w:rsidR="00000000" w:rsidRPr="00000000">
        <w:rPr>
          <w:rtl w:val="0"/>
        </w:rPr>
        <w:t xml:space="preserve">Al cierre del Sprint 2 se revisó el incremento desarrollado por el equipo y se verificó el cumplimiento de las historias comprometidas en el Sprint Backlog.</w:t>
      </w:r>
    </w:p>
    <w:p w:rsidR="00000000" w:rsidDel="00000000" w:rsidP="00000000" w:rsidRDefault="00000000" w:rsidRPr="00000000" w14:paraId="0000041B">
      <w:pPr>
        <w:spacing w:after="240" w:before="240" w:lineRule="auto"/>
        <w:rPr/>
      </w:pPr>
      <w:r w:rsidDel="00000000" w:rsidR="00000000" w:rsidRPr="00000000">
        <w:rPr>
          <w:rtl w:val="0"/>
        </w:rPr>
        <w:t xml:space="preserve">La revisión se centró en validar que el contrato ECOToken haya incorporado las funcionalidades comprometidas, que las pruebas automatizadas respalden el comportamiento esperado, que el despliegue en Sepolia esté documentado y que Docker Compose permita levantar servicios mínimos del entorno local.</w:t>
      </w:r>
    </w:p>
    <w:p w:rsidR="00000000" w:rsidDel="00000000" w:rsidP="00000000" w:rsidRDefault="00000000" w:rsidRPr="00000000" w14:paraId="0000041C">
      <w:pPr>
        <w:spacing w:after="240" w:before="240" w:lineRule="auto"/>
        <w:rPr/>
      </w:pPr>
      <w:r w:rsidDel="00000000" w:rsidR="00000000" w:rsidRPr="00000000">
        <w:rPr>
          <w:rtl w:val="0"/>
        </w:rPr>
        <w:t xml:space="preserve">El Sprint 2 se considera cerrado con el Sprint Goal cumplido.</w:t>
      </w:r>
    </w:p>
    <w:p w:rsidR="00000000" w:rsidDel="00000000" w:rsidP="00000000" w:rsidRDefault="00000000" w:rsidRPr="00000000" w14:paraId="0000041D">
      <w:pPr>
        <w:pStyle w:val="Heading2"/>
        <w:rPr/>
      </w:pPr>
      <w:bookmarkStart w:colFirst="0" w:colLast="0" w:name="_heading=h.b49d0u6oqz3" w:id="72"/>
      <w:bookmarkEnd w:id="72"/>
      <w:r w:rsidDel="00000000" w:rsidR="00000000" w:rsidRPr="00000000">
        <w:rPr>
          <w:rtl w:val="0"/>
        </w:rPr>
        <w:t xml:space="preserve">Review del sprint</w:t>
      </w:r>
    </w:p>
    <w:p w:rsidR="00000000" w:rsidDel="00000000" w:rsidP="00000000" w:rsidRDefault="00000000" w:rsidRPr="00000000" w14:paraId="0000041E">
      <w:pPr>
        <w:spacing w:after="240" w:before="240" w:lineRule="auto"/>
        <w:rPr/>
      </w:pPr>
      <w:r w:rsidDel="00000000" w:rsidR="00000000" w:rsidRPr="00000000">
        <w:rPr>
          <w:rtl w:val="0"/>
        </w:rPr>
        <w:t xml:space="preserve">Durante la Sprint Review se presentó el incremento técnico desarrollado durante el Sprint 2. La demostración estuvo enfocada en evidencias de código, contrato desplegado, pruebas, CI, documentación técnica y entorno local.</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heading=h.adqu5nrv8zp7" w:id="73"/>
      <w:bookmarkEnd w:id="73"/>
      <w:r w:rsidDel="00000000" w:rsidR="00000000" w:rsidRPr="00000000">
        <w:rPr>
          <w:b w:val="1"/>
          <w:bCs w:val="1"/>
          <w:color w:val="000000"/>
          <w:sz w:val="26"/>
          <w:szCs w:val="26"/>
          <w:rtl w:val="0"/>
        </w:rPr>
        <w:t xml:space="preserve">Incremento presentado</w:t>
      </w:r>
    </w:p>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sdt>
        <w:sdtPr>
          <w:id w:val="-1582703477"/>
          <w:tag w:val="goog_rdk_25"/>
        </w:sdtPr>
        <w:sdtContent>
          <w:tr>
            <w:trPr>
              <w:cantSplit w:val="0"/>
              <w:trHeight w:val="515" w:hRule="atLeast"/>
              <w:tblHeader w:val="1"/>
              <w:trPrChange w:author="Christian Villafañe" w:id="11" w:date="2026-07-27T20:12:00Z">
                <w:trPr>
                  <w:cantSplit w:val="0"/>
                  <w:trHeight w:val="51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1" w:date="2026-07-27T20:1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420">
                <w:pPr>
                  <w:spacing w:after="240" w:before="240" w:lineRule="auto"/>
                  <w:ind w:left="720" w:hanging="360"/>
                  <w:jc w:val="center"/>
                  <w:rPr>
                    <w:b w:val="1"/>
                    <w:bCs w:val="1"/>
                  </w:rPr>
                </w:pPr>
                <w:r w:rsidDel="00000000" w:rsidR="00000000" w:rsidRPr="00000000">
                  <w:rPr>
                    <w:b w:val="1"/>
                    <w:bCs w:val="1"/>
                    <w:rtl w:val="0"/>
                  </w:rPr>
                  <w:t xml:space="preserve">Elemento presentado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1" w:date="2026-07-27T20:1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421">
                <w:pPr>
                  <w:spacing w:after="240" w:before="240" w:lineRule="auto"/>
                  <w:ind w:left="720" w:hanging="360"/>
                  <w:jc w:val="center"/>
                  <w:rPr>
                    <w:b w:val="1"/>
                    <w:bCs w:val="1"/>
                  </w:rPr>
                </w:pPr>
                <w:r w:rsidDel="00000000" w:rsidR="00000000" w:rsidRPr="00000000">
                  <w:rPr>
                    <w:b w:val="1"/>
                    <w:bCs w:val="1"/>
                    <w:rtl w:val="0"/>
                  </w:rPr>
                  <w:t xml:space="preserve">Resultado de revisión </w:t>
                </w:r>
              </w:p>
            </w:tc>
          </w:tr>
        </w:sdtContent>
      </w:sdt>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spacing w:after="240" w:before="240" w:lineRule="auto"/>
              <w:ind w:left="720" w:hanging="360"/>
              <w:rPr/>
            </w:pPr>
            <w:r w:rsidDel="00000000" w:rsidR="00000000" w:rsidRPr="00000000">
              <w:rPr>
                <w:rtl w:val="0"/>
              </w:rPr>
              <w:t xml:space="preserve">Mint con trazabilidad de material y peso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spacing w:after="240" w:before="24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Minted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after="240" w:before="240" w:lineRule="auto"/>
              <w:ind w:left="720" w:hanging="360"/>
              <w:rPr/>
            </w:pPr>
            <w:r w:rsidDel="00000000" w:rsidR="00000000" w:rsidRPr="00000000">
              <w:rPr>
                <w:rtl w:val="0"/>
              </w:rPr>
              <w:t xml:space="preserve">Pausa y despausa del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after="240" w:before="240" w:lineRule="auto"/>
              <w:ind w:left="720" w:hanging="360"/>
              <w:rPr/>
            </w:pPr>
            <w:r w:rsidDel="00000000" w:rsidR="00000000" w:rsidRPr="00000000">
              <w:rPr>
                <w:rtl w:val="0"/>
              </w:rPr>
              <w:t xml:space="preserve">Bloqueo de operaciones durante pausa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spacing w:after="240" w:before="240" w:lineRule="auto"/>
              <w:ind w:left="720" w:hanging="360"/>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restringido a </w:t>
            </w:r>
            <w:r w:rsidDel="00000000" w:rsidR="00000000" w:rsidRPr="00000000">
              <w:rPr>
                <w:rFonts w:ascii="Roboto Mono" w:cs="Roboto Mono" w:eastAsia="Roboto Mono" w:hAnsi="Roboto Mono"/>
                <w:rtl w:val="0"/>
              </w:rPr>
              <w:t xml:space="preserve">EMERGENCY_ROLE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spacing w:after="240" w:before="24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EmergencyBurn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spacing w:after="240" w:before="240" w:lineRule="auto"/>
              <w:ind w:left="720" w:hanging="360"/>
              <w:rPr/>
            </w:pPr>
            <w:r w:rsidDel="00000000" w:rsidR="00000000" w:rsidRPr="00000000">
              <w:rPr>
                <w:rtl w:val="0"/>
              </w:rPr>
              <w:t xml:space="preserve">Suite de tests unitarios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spacing w:after="240" w:before="240" w:lineRule="auto"/>
              <w:ind w:left="720" w:hanging="360"/>
              <w:rPr/>
            </w:pPr>
            <w:r w:rsidDel="00000000" w:rsidR="00000000" w:rsidRPr="00000000">
              <w:rPr>
                <w:rtl w:val="0"/>
              </w:rPr>
              <w:t xml:space="preserve">Pruebas de fuzzing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240" w:before="240" w:lineRule="auto"/>
              <w:ind w:left="720" w:hanging="360"/>
              <w:rPr/>
            </w:pPr>
            <w:r w:rsidDel="00000000" w:rsidR="00000000" w:rsidRPr="00000000">
              <w:rPr>
                <w:rtl w:val="0"/>
              </w:rPr>
              <w:t xml:space="preserve">Validación de cobertura en 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spacing w:after="240" w:before="240" w:lineRule="auto"/>
              <w:ind w:left="720" w:hanging="360"/>
              <w:rPr/>
            </w:pPr>
            <w:r w:rsidDel="00000000" w:rsidR="00000000" w:rsidRPr="00000000">
              <w:rPr>
                <w:rtl w:val="0"/>
              </w:rPr>
              <w:t xml:space="preserve">Contrato desplegado en 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spacing w:after="240" w:before="240" w:lineRule="auto"/>
              <w:ind w:left="720" w:hanging="360"/>
              <w:rPr/>
            </w:pPr>
            <w:r w:rsidDel="00000000" w:rsidR="00000000" w:rsidRPr="00000000">
              <w:rPr>
                <w:rtl w:val="0"/>
              </w:rPr>
              <w:t xml:space="preserve">Contrato verificado en Etherscan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8">
            <w:pPr>
              <w:spacing w:after="240" w:before="240" w:lineRule="auto"/>
              <w:ind w:left="720" w:hanging="360"/>
              <w:rPr/>
            </w:pPr>
            <w:r w:rsidDel="00000000" w:rsidR="00000000" w:rsidRPr="00000000">
              <w:rPr>
                <w:rtl w:val="0"/>
              </w:rPr>
              <w:t xml:space="preserve">Dirección documentada en </w:t>
            </w:r>
            <w:r w:rsidDel="00000000" w:rsidR="00000000" w:rsidRPr="00000000">
              <w:rPr>
                <w:rFonts w:ascii="Roboto Mono" w:cs="Roboto Mono" w:eastAsia="Roboto Mono" w:hAnsi="Roboto Mono"/>
                <w:rtl w:val="0"/>
              </w:rPr>
              <w:t xml:space="preserve">/contracts/README.md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9">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spacing w:after="240" w:before="240" w:lineRule="auto"/>
              <w:ind w:left="720" w:hanging="360"/>
              <w:rPr/>
            </w:pPr>
            <w:r w:rsidDel="00000000" w:rsidR="00000000" w:rsidRPr="00000000">
              <w:rPr>
                <w:rtl w:val="0"/>
              </w:rPr>
              <w:t xml:space="preserve">Docker Compose para servicios locales mínimos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spacing w:after="240" w:before="240" w:lineRule="auto"/>
              <w:ind w:left="720" w:hanging="360"/>
              <w:rPr/>
            </w:pPr>
            <w:r w:rsidDel="00000000" w:rsidR="00000000" w:rsidRPr="00000000">
              <w:rPr>
                <w:rtl w:val="0"/>
              </w:rPr>
              <w:t xml:space="preserve">Variables documentadas en </w:t>
            </w:r>
            <w:r w:rsidDel="00000000" w:rsidR="00000000" w:rsidRPr="00000000">
              <w:rPr>
                <w:rFonts w:ascii="Roboto Mono" w:cs="Roboto Mono" w:eastAsia="Roboto Mono" w:hAnsi="Roboto Mono"/>
                <w:rtl w:val="0"/>
              </w:rPr>
              <w:t xml:space="preserve">.env.example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spacing w:after="240" w:before="240" w:lineRule="auto"/>
              <w:ind w:left="720" w:hanging="360"/>
              <w:rPr/>
            </w:pPr>
            <w:r w:rsidDel="00000000" w:rsidR="00000000" w:rsidRPr="00000000">
              <w:rPr>
                <w:rtl w:val="0"/>
              </w:rPr>
              <w:t xml:space="preserve">Aceptado</w:t>
            </w:r>
          </w:p>
        </w:tc>
      </w:tr>
    </w:tbl>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heading=h.ywmqbesuvru9" w:id="74"/>
      <w:bookmarkEnd w:id="74"/>
      <w:r w:rsidDel="00000000" w:rsidR="00000000" w:rsidRPr="00000000">
        <w:rPr>
          <w:b w:val="1"/>
          <w:bCs w:val="1"/>
          <w:color w:val="000000"/>
          <w:sz w:val="26"/>
          <w:szCs w:val="26"/>
          <w:rtl w:val="0"/>
        </w:rPr>
        <w:t xml:space="preserve">Historias aceptadas</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heading=h.xvr2436rguc" w:id="75"/>
      <w:bookmarkEnd w:id="75"/>
      <w:r w:rsidDel="00000000" w:rsidR="00000000" w:rsidRPr="00000000">
        <w:rPr>
          <w:rtl w:val="0"/>
        </w:rPr>
      </w:r>
    </w:p>
    <w:sdt>
      <w:sdtPr>
        <w:lock w:val="contentLocked"/>
        <w:id w:val="-1895001744"/>
        <w:tag w:val="goog_rdk_26"/>
      </w:sdtPr>
      <w:sdtContent>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ID </w:t>
                </w:r>
              </w:p>
            </w:tc>
            <w:tc>
              <w:tcPr>
                <w:shd w:fill="auto" w:val="clear"/>
                <w:tcMar>
                  <w:top w:w="100.0" w:type="dxa"/>
                  <w:left w:w="100.0" w:type="dxa"/>
                  <w:bottom w:w="100.0" w:type="dxa"/>
                  <w:right w:w="100.0" w:type="dxa"/>
                </w:tcMar>
              </w:tcPr>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Historia</w:t>
                </w:r>
              </w:p>
            </w:tc>
            <w:tc>
              <w:tcPr>
                <w:shd w:fill="auto" w:val="clear"/>
                <w:tcMar>
                  <w:top w:w="100.0" w:type="dxa"/>
                  <w:left w:w="100.0" w:type="dxa"/>
                  <w:bottom w:w="100.0" w:type="dxa"/>
                  <w:right w:w="100.0" w:type="dxa"/>
                </w:tcMar>
              </w:tcPr>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Estado de aceptación</w:t>
                </w:r>
              </w:p>
            </w:tc>
            <w:tc>
              <w:tcPr>
                <w:shd w:fill="auto" w:val="clear"/>
                <w:tcMar>
                  <w:top w:w="100.0" w:type="dxa"/>
                  <w:left w:w="100.0" w:type="dxa"/>
                  <w:bottom w:w="100.0" w:type="dxa"/>
                  <w:right w:w="100.0" w:type="dxa"/>
                </w:tcMar>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E2-HU02 </w:t>
                </w:r>
              </w:p>
            </w:tc>
            <w:tc>
              <w:tcPr>
                <w:shd w:fill="auto" w:val="clear"/>
                <w:tcMar>
                  <w:top w:w="100.0" w:type="dxa"/>
                  <w:left w:w="100.0" w:type="dxa"/>
                  <w:bottom w:w="100.0" w:type="dxa"/>
                  <w:right w:w="100.0" w:type="dxa"/>
                </w:tcMa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Mint de puntos ECO por material reciclado </w:t>
                </w:r>
              </w:p>
            </w:tc>
            <w:tc>
              <w:tcPr>
                <w:shd w:fill="auto" w:val="clear"/>
                <w:tcMar>
                  <w:top w:w="100.0" w:type="dxa"/>
                  <w:left w:w="100.0" w:type="dxa"/>
                  <w:bottom w:w="100.0" w:type="dxa"/>
                  <w:right w:w="100.0" w:type="dxa"/>
                </w:tcMar>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Aceptada </w:t>
                </w:r>
              </w:p>
            </w:tc>
            <w:tc>
              <w:tcPr>
                <w:shd w:fill="auto" w:val="clear"/>
                <w:tcMar>
                  <w:top w:w="100.0" w:type="dxa"/>
                  <w:left w:w="100.0" w:type="dxa"/>
                  <w:bottom w:w="100.0" w:type="dxa"/>
                  <w:right w:w="100.0" w:type="dxa"/>
                </w:tcMa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Mint restringido a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 y 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 incorporado.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E2-HU04 </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Pausa y despausa del contrato </w:t>
                </w:r>
              </w:p>
            </w:tc>
            <w:tc>
              <w:tcPr>
                <w:shd w:fill="auto" w:val="clear"/>
                <w:tcMar>
                  <w:top w:w="100.0" w:type="dxa"/>
                  <w:left w:w="100.0" w:type="dxa"/>
                  <w:bottom w:w="100.0" w:type="dxa"/>
                  <w:right w:w="100.0" w:type="dxa"/>
                </w:tcM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Aceptada </w:t>
                </w:r>
              </w:p>
            </w:tc>
            <w:tc>
              <w:tcPr>
                <w:shd w:fill="auto" w:val="clear"/>
                <w:tcMar>
                  <w:top w:w="100.0" w:type="dxa"/>
                  <w:left w:w="100.0" w:type="dxa"/>
                  <w:bottom w:w="100.0" w:type="dxa"/>
                  <w:right w:w="100.0" w:type="dxa"/>
                </w:tcMa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rtl w:val="0"/>
                  </w:rPr>
                  <w:t xml:space="preserve">pause()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unpause()</w:t>
                </w:r>
                <w:r w:rsidDel="00000000" w:rsidR="00000000" w:rsidRPr="00000000">
                  <w:rPr>
                    <w:rtl w:val="0"/>
                  </w:rPr>
                  <w:t xml:space="preserve"> restringidos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E2-HU05 </w:t>
                </w:r>
              </w:p>
            </w:tc>
            <w:tc>
              <w:tcPr>
                <w:shd w:fill="auto" w:val="clear"/>
                <w:tcMar>
                  <w:top w:w="100.0" w:type="dxa"/>
                  <w:left w:w="100.0" w:type="dxa"/>
                  <w:bottom w:w="100.0" w:type="dxa"/>
                  <w:right w:w="100.0" w:type="dxa"/>
                </w:tcMa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Quema de emergencia </w:t>
                </w:r>
              </w:p>
            </w:tc>
            <w:tc>
              <w:tcPr>
                <w:shd w:fill="auto" w:val="clear"/>
                <w:tcMar>
                  <w:top w:w="100.0" w:type="dxa"/>
                  <w:left w:w="100.0" w:type="dxa"/>
                  <w:bottom w:w="100.0" w:type="dxa"/>
                  <w:right w:w="100.0" w:type="dxa"/>
                </w:tcMar>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Aceptada </w:t>
                </w:r>
              </w:p>
            </w:tc>
            <w:tc>
              <w:tcPr>
                <w:shd w:fill="auto" w:val="clear"/>
                <w:tcMar>
                  <w:top w:w="100.0" w:type="dxa"/>
                  <w:left w:w="100.0" w:type="dxa"/>
                  <w:bottom w:w="100.0" w:type="dxa"/>
                  <w:right w:w="100.0" w:type="dxa"/>
                </w:tcMar>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restringido 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y ejecutable solo con contrato pausado.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E2-HU07 </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Suite de tests unitarios y fuzzing </w:t>
                </w:r>
              </w:p>
            </w:tc>
            <w:tc>
              <w:tcPr>
                <w:shd w:fill="auto" w:val="clear"/>
                <w:tcMar>
                  <w:top w:w="100.0" w:type="dxa"/>
                  <w:left w:w="100.0" w:type="dxa"/>
                  <w:bottom w:w="100.0" w:type="dxa"/>
                  <w:right w:w="100.0" w:type="dxa"/>
                </w:tcMa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Aceptada </w:t>
                </w:r>
              </w:p>
            </w:tc>
            <w:tc>
              <w:tcPr>
                <w:shd w:fill="auto" w:val="clear"/>
                <w:tcMar>
                  <w:top w:w="100.0" w:type="dxa"/>
                  <w:left w:w="100.0" w:type="dxa"/>
                  <w:bottom w:w="100.0" w:type="dxa"/>
                  <w:right w:w="100.0" w:type="dxa"/>
                </w:tcMar>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Suite ampliada en Foundry, fuzzing incorporado y CI ejecutando validaciones.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E2-HU08 </w:t>
                </w:r>
              </w:p>
            </w:tc>
            <w:tc>
              <w:tcPr>
                <w:shd w:fill="auto" w:val="clear"/>
                <w:tcMar>
                  <w:top w:w="100.0" w:type="dxa"/>
                  <w:left w:w="100.0" w:type="dxa"/>
                  <w:bottom w:w="100.0" w:type="dxa"/>
                  <w:right w:w="100.0" w:type="dxa"/>
                </w:tcMar>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Despliegue y verificación en Sepolia </w:t>
                </w:r>
              </w:p>
            </w:tc>
            <w:tc>
              <w:tcPr>
                <w:shd w:fill="auto" w:val="clear"/>
                <w:tcMar>
                  <w:top w:w="100.0" w:type="dxa"/>
                  <w:left w:w="100.0" w:type="dxa"/>
                  <w:bottom w:w="100.0" w:type="dxa"/>
                  <w:right w:w="100.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Aceptada </w:t>
                </w:r>
              </w:p>
            </w:tc>
            <w:tc>
              <w:tcPr>
                <w:shd w:fill="auto" w:val="clear"/>
                <w:tcMar>
                  <w:top w:w="100.0" w:type="dxa"/>
                  <w:left w:w="100.0" w:type="dxa"/>
                  <w:bottom w:w="100.0" w:type="dxa"/>
                  <w:right w:w="100.0" w:type="dxa"/>
                </w:tcMar>
              </w:tcPr>
              <w:p w:rsidR="00000000" w:rsidDel="00000000" w:rsidP="00000000" w:rsidRDefault="00000000" w:rsidRPr="00000000" w14:paraId="0000045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Contrato desplegado, verificado y documentado.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E1-HU07 </w:t>
                </w:r>
              </w:p>
            </w:tc>
            <w:tc>
              <w:tcPr>
                <w:shd w:fill="auto" w:val="clear"/>
                <w:tcMar>
                  <w:top w:w="100.0" w:type="dxa"/>
                  <w:left w:w="100.0" w:type="dxa"/>
                  <w:bottom w:w="100.0" w:type="dxa"/>
                  <w:right w:w="100.0" w:type="dxa"/>
                </w:tcMar>
              </w:tcPr>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Docker Compose para servicios locales mínimos </w:t>
                </w:r>
              </w:p>
            </w:tc>
            <w:tc>
              <w:tcPr>
                <w:shd w:fill="auto" w:val="clear"/>
                <w:tcMar>
                  <w:top w:w="100.0" w:type="dxa"/>
                  <w:left w:w="100.0" w:type="dxa"/>
                  <w:bottom w:w="100.0" w:type="dxa"/>
                  <w:right w:w="100.0" w:type="dxa"/>
                </w:tcM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Aceptada </w:t>
                </w:r>
              </w:p>
            </w:tc>
            <w:tc>
              <w:tcPr>
                <w:shd w:fill="auto" w:val="clear"/>
                <w:tcMar>
                  <w:top w:w="100.0" w:type="dxa"/>
                  <w:left w:w="100.0" w:type="dxa"/>
                  <w:bottom w:w="100.0" w:type="dxa"/>
                  <w:right w:w="100.0" w:type="dxa"/>
                </w:tcMa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rtl w:val="0"/>
                  </w:rPr>
                  <w:t xml:space="preserve">docker compose up</w:t>
                </w:r>
                <w:r w:rsidDel="00000000" w:rsidR="00000000" w:rsidRPr="00000000">
                  <w:rPr>
                    <w:rtl w:val="0"/>
                  </w:rPr>
                  <w:t xml:space="preserve"> preparado para levantar servicios mínimos. </w:t>
                </w:r>
              </w:p>
            </w:tc>
          </w:tr>
        </w:tbl>
      </w:sdtContent>
    </w:sdt>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heading=h.1ys2n9cg44k3" w:id="76"/>
      <w:bookmarkEnd w:id="76"/>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heading=h.ops9qsvla9bg" w:id="77"/>
      <w:bookmarkEnd w:id="77"/>
      <w:r w:rsidDel="00000000" w:rsidR="00000000" w:rsidRPr="00000000">
        <w:rPr>
          <w:b w:val="1"/>
          <w:bCs w:val="1"/>
          <w:color w:val="000000"/>
          <w:sz w:val="26"/>
          <w:szCs w:val="26"/>
          <w:rtl w:val="0"/>
        </w:rPr>
        <w:t xml:space="preserve">Pendientes o no conformidades</w:t>
      </w:r>
    </w:p>
    <w:p w:rsidR="00000000" w:rsidDel="00000000" w:rsidP="00000000" w:rsidRDefault="00000000" w:rsidRPr="00000000" w14:paraId="0000045E">
      <w:pPr>
        <w:spacing w:after="240" w:before="240" w:lineRule="auto"/>
        <w:rPr/>
      </w:pPr>
      <w:r w:rsidDel="00000000" w:rsidR="00000000" w:rsidRPr="00000000">
        <w:rPr>
          <w:rtl w:val="0"/>
        </w:rPr>
        <w:t xml:space="preserve">No quedaron historias rechazadas al cierre del Sprint 2.</w:t>
      </w:r>
    </w:p>
    <w:p w:rsidR="00000000" w:rsidDel="00000000" w:rsidP="00000000" w:rsidRDefault="00000000" w:rsidRPr="00000000" w14:paraId="0000045F">
      <w:pPr>
        <w:spacing w:after="240" w:before="240" w:lineRule="auto"/>
        <w:rPr/>
      </w:pPr>
      <w:r w:rsidDel="00000000" w:rsidR="00000000" w:rsidRPr="00000000">
        <w:rPr>
          <w:rtl w:val="0"/>
        </w:rPr>
        <w:t xml:space="preserve">Como pendientes para próximos sprints se identifican:</w:t>
      </w:r>
    </w:p>
    <w:p w:rsidR="00000000" w:rsidDel="00000000" w:rsidP="00000000" w:rsidRDefault="00000000" w:rsidRPr="00000000" w14:paraId="00000460">
      <w:pPr>
        <w:numPr>
          <w:ilvl w:val="0"/>
          <w:numId w:val="25"/>
        </w:numPr>
        <w:spacing w:before="240" w:lineRule="auto"/>
        <w:ind w:left="720" w:hanging="360"/>
        <w:rPr/>
      </w:pPr>
      <w:r w:rsidDel="00000000" w:rsidR="00000000" w:rsidRPr="00000000">
        <w:rPr>
          <w:rtl w:val="0"/>
        </w:rPr>
        <w:t xml:space="preserve">Integrar backend con el contrato desplegado en Sepolia.</w:t>
      </w:r>
    </w:p>
    <w:p w:rsidR="00000000" w:rsidDel="00000000" w:rsidP="00000000" w:rsidRDefault="00000000" w:rsidRPr="00000000" w14:paraId="00000461">
      <w:pPr>
        <w:numPr>
          <w:ilvl w:val="0"/>
          <w:numId w:val="25"/>
        </w:numPr>
        <w:ind w:left="720" w:hanging="360"/>
        <w:rPr/>
      </w:pPr>
      <w:r w:rsidDel="00000000" w:rsidR="00000000" w:rsidRPr="00000000">
        <w:rPr>
          <w:rtl w:val="0"/>
        </w:rPr>
        <w:t xml:space="preserve">Incorporar lectura de eventos del contrato desde backend.</w:t>
      </w:r>
    </w:p>
    <w:p w:rsidR="00000000" w:rsidDel="00000000" w:rsidP="00000000" w:rsidRDefault="00000000" w:rsidRPr="00000000" w14:paraId="00000462">
      <w:pPr>
        <w:numPr>
          <w:ilvl w:val="0"/>
          <w:numId w:val="25"/>
        </w:numPr>
        <w:ind w:left="720" w:hanging="360"/>
        <w:rPr/>
      </w:pPr>
      <w:r w:rsidDel="00000000" w:rsidR="00000000" w:rsidRPr="00000000">
        <w:rPr>
          <w:rtl w:val="0"/>
        </w:rPr>
        <w:t xml:space="preserve">Registrar organizaciones adheridas.</w:t>
      </w:r>
    </w:p>
    <w:p w:rsidR="00000000" w:rsidDel="00000000" w:rsidP="00000000" w:rsidRDefault="00000000" w:rsidRPr="00000000" w14:paraId="00000463">
      <w:pPr>
        <w:numPr>
          <w:ilvl w:val="0"/>
          <w:numId w:val="25"/>
        </w:numPr>
        <w:ind w:left="720" w:hanging="360"/>
        <w:rPr/>
      </w:pPr>
      <w:r w:rsidDel="00000000" w:rsidR="00000000" w:rsidRPr="00000000">
        <w:rPr>
          <w:rtl w:val="0"/>
        </w:rPr>
        <w:t xml:space="preserve">Implementar flujo de cooperativa y validación de entregas.</w:t>
      </w:r>
    </w:p>
    <w:p w:rsidR="00000000" w:rsidDel="00000000" w:rsidP="00000000" w:rsidRDefault="00000000" w:rsidRPr="00000000" w14:paraId="00000464">
      <w:pPr>
        <w:numPr>
          <w:ilvl w:val="0"/>
          <w:numId w:val="25"/>
        </w:numPr>
        <w:ind w:left="720" w:hanging="360"/>
        <w:rPr/>
      </w:pPr>
      <w:r w:rsidDel="00000000" w:rsidR="00000000" w:rsidRPr="00000000">
        <w:rPr>
          <w:rtl w:val="0"/>
        </w:rPr>
        <w:t xml:space="preserve">Vincular entregas reciclables con emisión de puntos ECO.</w:t>
      </w:r>
    </w:p>
    <w:p w:rsidR="00000000" w:rsidDel="00000000" w:rsidP="00000000" w:rsidRDefault="00000000" w:rsidRPr="00000000" w14:paraId="00000465">
      <w:pPr>
        <w:numPr>
          <w:ilvl w:val="0"/>
          <w:numId w:val="25"/>
        </w:numPr>
        <w:ind w:left="720" w:hanging="360"/>
        <w:rPr/>
      </w:pPr>
      <w:r w:rsidDel="00000000" w:rsidR="00000000" w:rsidRPr="00000000">
        <w:rPr>
          <w:rtl w:val="0"/>
        </w:rPr>
        <w:t xml:space="preserve">Construir pantallas funcionales para usuarios.</w:t>
      </w:r>
    </w:p>
    <w:p w:rsidR="00000000" w:rsidDel="00000000" w:rsidP="00000000" w:rsidRDefault="00000000" w:rsidRPr="00000000" w14:paraId="00000466">
      <w:pPr>
        <w:numPr>
          <w:ilvl w:val="0"/>
          <w:numId w:val="25"/>
        </w:numPr>
        <w:spacing w:after="240" w:lineRule="auto"/>
        <w:ind w:left="720" w:hanging="360"/>
        <w:rPr/>
      </w:pPr>
      <w:r w:rsidDel="00000000" w:rsidR="00000000" w:rsidRPr="00000000">
        <w:rPr>
          <w:rtl w:val="0"/>
        </w:rPr>
        <w:t xml:space="preserve">Agregar documentación de usuario final cuando existan funcionalidades externas.</w:t>
      </w:r>
    </w:p>
    <w:p w:rsidR="00000000" w:rsidDel="00000000" w:rsidP="00000000" w:rsidRDefault="00000000" w:rsidRPr="00000000" w14:paraId="00000467">
      <w:pPr>
        <w:pStyle w:val="Heading3"/>
        <w:keepNext w:val="0"/>
        <w:keepLines w:val="0"/>
        <w:spacing w:before="280" w:lineRule="auto"/>
        <w:ind w:left="720" w:hanging="360"/>
        <w:rPr>
          <w:b w:val="1"/>
          <w:bCs w:val="1"/>
          <w:color w:val="000000"/>
          <w:sz w:val="26"/>
          <w:szCs w:val="26"/>
        </w:rPr>
      </w:pPr>
      <w:bookmarkStart w:colFirst="0" w:colLast="0" w:name="_heading=h.lg67mcjll67y" w:id="78"/>
      <w:bookmarkEnd w:id="78"/>
      <w:r w:rsidDel="00000000" w:rsidR="00000000" w:rsidRPr="00000000">
        <w:rPr>
          <w:b w:val="1"/>
          <w:bCs w:val="1"/>
          <w:color w:val="000000"/>
          <w:sz w:val="26"/>
          <w:szCs w:val="26"/>
          <w:rtl w:val="0"/>
        </w:rPr>
        <w:t xml:space="preserve">Decisión de cierre</w:t>
      </w:r>
    </w:p>
    <w:p w:rsidR="00000000" w:rsidDel="00000000" w:rsidP="00000000" w:rsidRDefault="00000000" w:rsidRPr="00000000" w14:paraId="00000468">
      <w:pPr>
        <w:spacing w:after="240" w:before="240" w:lineRule="auto"/>
        <w:rPr/>
      </w:pPr>
      <w:r w:rsidDel="00000000" w:rsidR="00000000" w:rsidRPr="00000000">
        <w:rPr>
          <w:rtl w:val="0"/>
        </w:rPr>
        <w:t xml:space="preserve">El Sprint 2 se cierra como cumplido. El incremento técnico desarrollado queda aceptado como base para iniciar el Sprint 3, enfocado en integración backend-blockchain y avance sobre funcionalidades del flujo principal del MVP. </w:t>
      </w:r>
    </w:p>
    <w:p w:rsidR="00000000" w:rsidDel="00000000" w:rsidP="00000000" w:rsidRDefault="00000000" w:rsidRPr="00000000" w14:paraId="00000469">
      <w:pPr>
        <w:pStyle w:val="Heading2"/>
        <w:rPr/>
      </w:pPr>
      <w:bookmarkStart w:colFirst="0" w:colLast="0" w:name="_heading=h.f827nfbams5m" w:id="79"/>
      <w:bookmarkEnd w:id="79"/>
      <w:r w:rsidDel="00000000" w:rsidR="00000000" w:rsidRPr="00000000">
        <w:rPr>
          <w:rtl w:val="0"/>
        </w:rPr>
        <w:t xml:space="preserve">Retrospectiva del sprint</w:t>
      </w:r>
    </w:p>
    <w:p w:rsidR="00000000" w:rsidDel="00000000" w:rsidP="00000000" w:rsidRDefault="00000000" w:rsidRPr="00000000" w14:paraId="0000046A">
      <w:pPr>
        <w:rPr/>
      </w:pPr>
      <w:r w:rsidDel="00000000" w:rsidR="00000000" w:rsidRPr="00000000">
        <w:rPr>
          <w:rtl w:val="0"/>
        </w:rPr>
        <w:t xml:space="preserve">Durante la retrospectiva del Sprint 2, el equipo revisó la forma de trabajo utilizada durante la iteración y registró aprendizajes para mejorar la ejecución de los próximos sprints. </w:t>
      </w:r>
    </w:p>
    <w:p w:rsidR="00000000" w:rsidDel="00000000" w:rsidP="00000000" w:rsidRDefault="00000000" w:rsidRPr="00000000" w14:paraId="0000046B">
      <w:pPr>
        <w:spacing w:after="240" w:before="240" w:lineRule="auto"/>
        <w:rPr/>
      </w:pPr>
      <w:r w:rsidDel="00000000" w:rsidR="00000000" w:rsidRPr="00000000">
        <w:rPr>
          <w:rtl w:val="0"/>
        </w:rPr>
        <w:t xml:space="preserve">Como aspectos positivos del Sprint se destaca:</w:t>
      </w:r>
    </w:p>
    <w:p w:rsidR="00000000" w:rsidDel="00000000" w:rsidP="00000000" w:rsidRDefault="00000000" w:rsidRPr="00000000" w14:paraId="0000046C">
      <w:pPr>
        <w:numPr>
          <w:ilvl w:val="0"/>
          <w:numId w:val="34"/>
        </w:numPr>
        <w:spacing w:before="240" w:lineRule="auto"/>
        <w:ind w:left="720" w:hanging="360"/>
        <w:rPr/>
      </w:pPr>
      <w:r w:rsidDel="00000000" w:rsidR="00000000" w:rsidRPr="00000000">
        <w:rPr>
          <w:rtl w:val="0"/>
        </w:rPr>
        <w:t xml:space="preserve">cumplimiento del Sprint Goal;</w:t>
      </w:r>
    </w:p>
    <w:p w:rsidR="00000000" w:rsidDel="00000000" w:rsidP="00000000" w:rsidRDefault="00000000" w:rsidRPr="00000000" w14:paraId="0000046D">
      <w:pPr>
        <w:numPr>
          <w:ilvl w:val="0"/>
          <w:numId w:val="34"/>
        </w:numPr>
        <w:ind w:left="720" w:hanging="360"/>
        <w:rPr/>
      </w:pPr>
      <w:r w:rsidDel="00000000" w:rsidR="00000000" w:rsidRPr="00000000">
        <w:rPr>
          <w:rtl w:val="0"/>
        </w:rPr>
        <w:t xml:space="preserve">buena colaboración entre integrantes;</w:t>
      </w:r>
    </w:p>
    <w:p w:rsidR="00000000" w:rsidDel="00000000" w:rsidP="00000000" w:rsidRDefault="00000000" w:rsidRPr="00000000" w14:paraId="0000046E">
      <w:pPr>
        <w:numPr>
          <w:ilvl w:val="0"/>
          <w:numId w:val="34"/>
        </w:numPr>
        <w:ind w:left="720" w:hanging="360"/>
        <w:rPr/>
      </w:pPr>
      <w:r w:rsidDel="00000000" w:rsidR="00000000" w:rsidRPr="00000000">
        <w:rPr>
          <w:rtl w:val="0"/>
        </w:rPr>
        <w:t xml:space="preserve">consolidación de la arquitectura blockchain;</w:t>
      </w:r>
    </w:p>
    <w:p w:rsidR="00000000" w:rsidDel="00000000" w:rsidP="00000000" w:rsidRDefault="00000000" w:rsidRPr="00000000" w14:paraId="0000046F">
      <w:pPr>
        <w:numPr>
          <w:ilvl w:val="0"/>
          <w:numId w:val="34"/>
        </w:numPr>
        <w:spacing w:after="240" w:lineRule="auto"/>
        <w:ind w:left="720" w:hanging="360"/>
        <w:rPr/>
      </w:pPr>
      <w:r w:rsidDel="00000000" w:rsidR="00000000" w:rsidRPr="00000000">
        <w:rPr>
          <w:rtl w:val="0"/>
        </w:rPr>
        <w:t xml:space="preserve">mejora del entorno de desarrollo.</w:t>
      </w:r>
    </w:p>
    <w:p w:rsidR="00000000" w:rsidDel="00000000" w:rsidP="00000000" w:rsidRDefault="00000000" w:rsidRPr="00000000" w14:paraId="00000470">
      <w:pPr>
        <w:spacing w:after="240" w:before="240" w:lineRule="auto"/>
        <w:rPr/>
      </w:pPr>
      <w:r w:rsidDel="00000000" w:rsidR="00000000" w:rsidRPr="00000000">
        <w:rPr>
          <w:rtl w:val="0"/>
        </w:rPr>
        <w:t xml:space="preserve">Como oportunidades de mejora se identificaron:</w:t>
      </w:r>
    </w:p>
    <w:p w:rsidR="00000000" w:rsidDel="00000000" w:rsidP="00000000" w:rsidRDefault="00000000" w:rsidRPr="00000000" w14:paraId="00000471">
      <w:pPr>
        <w:numPr>
          <w:ilvl w:val="0"/>
          <w:numId w:val="14"/>
        </w:numPr>
        <w:spacing w:before="240" w:lineRule="auto"/>
        <w:ind w:left="720" w:hanging="360"/>
        <w:rPr/>
      </w:pPr>
      <w:r w:rsidDel="00000000" w:rsidR="00000000" w:rsidRPr="00000000">
        <w:rPr>
          <w:rtl w:val="0"/>
        </w:rPr>
        <w:t xml:space="preserve">automatizar la generación de métricas del sprint;</w:t>
      </w:r>
    </w:p>
    <w:p w:rsidR="00000000" w:rsidDel="00000000" w:rsidP="00000000" w:rsidRDefault="00000000" w:rsidRPr="00000000" w14:paraId="00000472">
      <w:pPr>
        <w:numPr>
          <w:ilvl w:val="0"/>
          <w:numId w:val="14"/>
        </w:numPr>
        <w:ind w:left="720" w:hanging="360"/>
        <w:rPr/>
      </w:pPr>
      <w:r w:rsidDel="00000000" w:rsidR="00000000" w:rsidRPr="00000000">
        <w:rPr>
          <w:rtl w:val="0"/>
        </w:rPr>
        <w:t xml:space="preserve">continuar mejorando la documentación técnica;</w:t>
      </w:r>
    </w:p>
    <w:p w:rsidR="00000000" w:rsidDel="00000000" w:rsidP="00000000" w:rsidRDefault="00000000" w:rsidRPr="00000000" w14:paraId="00000473">
      <w:pPr>
        <w:numPr>
          <w:ilvl w:val="0"/>
          <w:numId w:val="14"/>
        </w:numPr>
        <w:spacing w:after="240" w:lineRule="auto"/>
        <w:ind w:left="720" w:hanging="360"/>
        <w:rPr/>
      </w:pPr>
      <w:r w:rsidDel="00000000" w:rsidR="00000000" w:rsidRPr="00000000">
        <w:rPr>
          <w:rtl w:val="0"/>
        </w:rPr>
        <w:t xml:space="preserve">comenzar antes la documentación de cierre para reducir trabajo al final del sprint.</w:t>
      </w:r>
    </w:p>
    <w:p w:rsidR="00000000" w:rsidDel="00000000" w:rsidP="00000000" w:rsidRDefault="00000000" w:rsidRPr="00000000" w14:paraId="00000474">
      <w:pPr>
        <w:spacing w:after="240" w:before="240" w:lineRule="auto"/>
        <w:rPr/>
      </w:pPr>
      <w:r w:rsidDel="00000000" w:rsidR="00000000" w:rsidRPr="00000000">
        <w:rPr>
          <w:rtl w:val="0"/>
        </w:rPr>
        <w:t xml:space="preserve">Como acciones para el Sprint 3 el equipo acuerda mantener el desarrollo incremental, continuar utilizando Pull Requests y fortalecer la integración entre frontend, backend y blockchain.</w:t>
      </w:r>
    </w:p>
    <w:p w:rsidR="00000000" w:rsidDel="00000000" w:rsidP="00000000" w:rsidRDefault="00000000" w:rsidRPr="00000000" w14:paraId="00000475">
      <w:pPr>
        <w:pStyle w:val="Heading1"/>
        <w:rPr/>
      </w:pPr>
      <w:bookmarkStart w:colFirst="0" w:colLast="0" w:name="_heading=h.kbh2vrou56ao" w:id="80"/>
      <w:bookmarkEnd w:id="80"/>
      <w:r w:rsidDel="00000000" w:rsidR="00000000" w:rsidRPr="00000000">
        <w:rPr>
          <w:rtl w:val="0"/>
        </w:rPr>
        <w:t xml:space="preserve">Anexos</w:t>
      </w:r>
    </w:p>
    <w:p w:rsidR="00000000" w:rsidDel="00000000" w:rsidP="00000000" w:rsidRDefault="00000000" w:rsidRPr="00000000" w14:paraId="00000476">
      <w:pPr>
        <w:pStyle w:val="Heading2"/>
        <w:rPr/>
      </w:pPr>
      <w:bookmarkStart w:colFirst="0" w:colLast="0" w:name="_heading=h.wx57gq3ip6uk" w:id="81"/>
      <w:bookmarkEnd w:id="81"/>
      <w:r w:rsidDel="00000000" w:rsidR="00000000" w:rsidRPr="00000000">
        <w:rPr>
          <w:rtl w:val="0"/>
        </w:rPr>
        <w:t xml:space="preserve">Documentación de las minutas</w:t>
      </w:r>
    </w:p>
    <w:p w:rsidR="00000000" w:rsidDel="00000000" w:rsidP="00000000" w:rsidRDefault="00000000" w:rsidRPr="00000000" w14:paraId="00000477">
      <w:pPr>
        <w:spacing w:after="240" w:before="240" w:lineRule="auto"/>
        <w:rPr/>
      </w:pPr>
      <w:r w:rsidDel="00000000" w:rsidR="00000000" w:rsidRPr="00000000">
        <w:rPr>
          <w:rtl w:val="0"/>
        </w:rPr>
        <w:t xml:space="preserve">Durante el Sprint 2 se realizaron reuniones de planificación, seguimiento técnico, revisión de avances y cierre, correspondientes al período comprendido entre el 06/07/2026 y el 27/07/2026.</w:t>
      </w:r>
    </w:p>
    <w:p w:rsidR="00000000" w:rsidDel="00000000" w:rsidP="00000000" w:rsidRDefault="00000000" w:rsidRPr="00000000" w14:paraId="00000478">
      <w:pPr>
        <w:spacing w:after="240" w:before="240" w:lineRule="auto"/>
        <w:rPr/>
      </w:pPr>
      <w:r w:rsidDel="00000000" w:rsidR="00000000" w:rsidRPr="00000000">
        <w:rPr>
          <w:rtl w:val="0"/>
        </w:rPr>
        <w:t xml:space="preserve">Las minutas completas podrán incorporarse como anexos o referenciarse desde la carpeta correspondiente del Sprint 2 en Google Drive. Estas minutas sirven como respaldo de las decisiones tomadas, avances realizados, bloqueos identificados y acuerdos definidos por el equipo durante la iteración.</w:t>
      </w:r>
    </w:p>
    <w:p w:rsidR="00000000" w:rsidDel="00000000" w:rsidP="00000000" w:rsidRDefault="00000000" w:rsidRPr="00000000" w14:paraId="00000479">
      <w:pPr>
        <w:pStyle w:val="Heading4"/>
        <w:keepNext w:val="0"/>
        <w:keepLines w:val="0"/>
        <w:spacing w:after="40" w:before="240" w:lineRule="auto"/>
        <w:rPr>
          <w:b w:val="1"/>
          <w:bCs w:val="1"/>
          <w:color w:val="000000"/>
          <w:sz w:val="22"/>
          <w:szCs w:val="22"/>
        </w:rPr>
      </w:pPr>
      <w:bookmarkStart w:colFirst="0" w:colLast="0" w:name="_heading=h.28z0z9sanj6f" w:id="82"/>
      <w:bookmarkEnd w:id="82"/>
      <w:r w:rsidDel="00000000" w:rsidR="00000000" w:rsidRPr="00000000">
        <w:rPr>
          <w:b w:val="1"/>
          <w:bCs w:val="1"/>
          <w:color w:val="000000"/>
          <w:sz w:val="22"/>
          <w:szCs w:val="22"/>
          <w:rtl w:val="0"/>
        </w:rPr>
        <w:t xml:space="preserve">Minutas registradas durante el Sprint 2</w:t>
      </w:r>
    </w:p>
    <w:tbl>
      <w:tblPr>
        <w:tblStyle w:val="Table1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sdt>
        <w:sdtPr>
          <w:id w:val="-443144479"/>
          <w:tag w:val="goog_rdk_27"/>
        </w:sdtPr>
        <w:sdtContent>
          <w:tr>
            <w:trPr>
              <w:cantSplit w:val="0"/>
              <w:trHeight w:val="515" w:hRule="atLeast"/>
              <w:tblHeader w:val="1"/>
              <w:trPrChange w:author="Christian Villafañe" w:id="12" w:date="2026-07-27T20:12:00Z">
                <w:trPr>
                  <w:cantSplit w:val="0"/>
                  <w:trHeight w:val="515" w:hRule="atLeast"/>
                  <w:tblHeader w:val="0"/>
                </w:trPr>
              </w:trPrChang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2" w:date="2026-07-27T20:1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47A">
                <w:pPr>
                  <w:jc w:val="center"/>
                  <w:rPr/>
                </w:pPr>
                <w:r w:rsidDel="00000000" w:rsidR="00000000" w:rsidRPr="00000000">
                  <w:rPr>
                    <w:b w:val="1"/>
                    <w:bCs w:val="1"/>
                    <w:rtl w:val="0"/>
                  </w:rPr>
                  <w:t xml:space="preserve">Reunión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2" w:date="2026-07-27T20:1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47B">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2" w:date="2026-07-27T20:1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47C">
                <w:pPr>
                  <w:jc w:val="center"/>
                  <w:rPr/>
                </w:pPr>
                <w:r w:rsidDel="00000000" w:rsidR="00000000" w:rsidRPr="00000000">
                  <w:rPr>
                    <w:b w:val="1"/>
                    <w:bCs w:val="1"/>
                    <w:rtl w:val="0"/>
                  </w:rPr>
                  <w:t xml:space="preserve">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2" w:date="2026-07-27T20:1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47D">
                <w:pPr>
                  <w:jc w:val="center"/>
                  <w:rPr/>
                </w:pPr>
                <w:r w:rsidDel="00000000" w:rsidR="00000000" w:rsidRPr="00000000">
                  <w:rPr>
                    <w:b w:val="1"/>
                    <w:bCs w:val="1"/>
                    <w:rtl w:val="0"/>
                  </w:rPr>
                  <w:t xml:space="preserve">Temas tratados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Change w:author="Christian Villafañe" w:id="12" w:date="2026-07-27T20:12:00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tcPrChange>
              </w:tcPr>
              <w:p w:rsidR="00000000" w:rsidDel="00000000" w:rsidP="00000000" w:rsidRDefault="00000000" w:rsidRPr="00000000" w14:paraId="0000047E">
                <w:pPr>
                  <w:jc w:val="center"/>
                  <w:rPr/>
                </w:pPr>
                <w:r w:rsidDel="00000000" w:rsidR="00000000" w:rsidRPr="00000000">
                  <w:rPr>
                    <w:b w:val="1"/>
                    <w:bCs w:val="1"/>
                    <w:rtl w:val="0"/>
                  </w:rPr>
                  <w:t xml:space="preserve">Resultado</w:t>
                </w:r>
                <w:r w:rsidDel="00000000" w:rsidR="00000000" w:rsidRPr="00000000">
                  <w:rPr>
                    <w:rtl w:val="0"/>
                  </w:rPr>
                </w:r>
              </w:p>
            </w:tc>
          </w:tr>
        </w:sdtContent>
      </w:sdt>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F">
            <w:pPr>
              <w:rPr/>
            </w:pPr>
            <w:r w:rsidDel="00000000" w:rsidR="00000000" w:rsidRPr="00000000">
              <w:rPr>
                <w:rtl w:val="0"/>
              </w:rPr>
              <w:t xml:space="preserve">Sprint Planning / Inicio del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0">
            <w:pPr>
              <w:rPr/>
            </w:pPr>
            <w:r w:rsidDel="00000000" w:rsidR="00000000" w:rsidRPr="00000000">
              <w:rPr>
                <w:rtl w:val="0"/>
              </w:rPr>
              <w:t xml:space="preserve">06/07/2026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1">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2">
            <w:pPr>
              <w:rPr/>
            </w:pPr>
            <w:r w:rsidDel="00000000" w:rsidR="00000000" w:rsidRPr="00000000">
              <w:rPr>
                <w:rtl w:val="0"/>
              </w:rPr>
              <w:t xml:space="preserve">Definición del Sprint Goal, revisión de historias comprometidas y planificación inicial del desarrollo del contrato inteligente. Se trataron las historias E2-HU02, E2-HU04, E2-HU05, E2-HU07, E2-HU08 y E1-HU07.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3">
            <w:pPr>
              <w:rPr/>
            </w:pPr>
            <w:r w:rsidDel="00000000" w:rsidR="00000000" w:rsidRPr="00000000">
              <w:rPr>
                <w:rtl w:val="0"/>
              </w:rPr>
              <w:t xml:space="preserve">Sprint 2 iniciado formalmente con 6 historias comprometidas y 24 puntos estimados. Se priorizó la evolución del contrato ECOToken y la preparación del entorno local.</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4">
            <w:pPr>
              <w:rPr/>
            </w:pPr>
            <w:r w:rsidDel="00000000" w:rsidR="00000000" w:rsidRPr="00000000">
              <w:rPr>
                <w:rtl w:val="0"/>
              </w:rPr>
              <w:t xml:space="preserve">Reunión de seguimiento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5">
            <w:pPr>
              <w:rPr/>
            </w:pPr>
            <w:r w:rsidDel="00000000" w:rsidR="00000000" w:rsidRPr="00000000">
              <w:rPr>
                <w:rtl w:val="0"/>
              </w:rPr>
              <w:t xml:space="preserve">10/07/2026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6">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7">
            <w:pPr>
              <w:rPr/>
            </w:pPr>
            <w:r w:rsidDel="00000000" w:rsidR="00000000" w:rsidRPr="00000000">
              <w:rPr>
                <w:rtl w:val="0"/>
              </w:rPr>
              <w:t xml:space="preserve">Revisión del avance sobre roles del contrato, mint con trazabilidad, pausa/despausa,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y configuración inicial de Docker 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8">
            <w:pPr>
              <w:rPr/>
            </w:pPr>
            <w:r w:rsidDel="00000000" w:rsidR="00000000" w:rsidRPr="00000000">
              <w:rPr>
                <w:rtl w:val="0"/>
              </w:rPr>
              <w:t xml:space="preserve">Se confirmó el avance de las historias blockchain y se acordó continuar con pruebas unitarias antes del despliegue en Sepolia.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9">
            <w:pPr>
              <w:rPr/>
            </w:pPr>
            <w:r w:rsidDel="00000000" w:rsidR="00000000" w:rsidRPr="00000000">
              <w:rPr>
                <w:rtl w:val="0"/>
              </w:rPr>
              <w:t xml:space="preserve">Revisión de estructura, historias y diagrama de 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A">
            <w:pPr>
              <w:rPr/>
            </w:pPr>
            <w:r w:rsidDel="00000000" w:rsidR="00000000" w:rsidRPr="00000000">
              <w:rPr>
                <w:rtl w:val="0"/>
              </w:rPr>
              <w:t xml:space="preserve">17/07/2026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B">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C">
            <w:pPr>
              <w:rPr/>
            </w:pPr>
            <w:r w:rsidDel="00000000" w:rsidR="00000000" w:rsidRPr="00000000">
              <w:rPr>
                <w:rtl w:val="0"/>
              </w:rPr>
              <w:t xml:space="preserve">Revisión de la estructura del proyecto, rediseño y ajuste de historias, análisis del diagrama de clases y alineación entre documentación, backend, frontend y 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D">
            <w:pPr>
              <w:rPr/>
            </w:pPr>
            <w:r w:rsidDel="00000000" w:rsidR="00000000" w:rsidRPr="00000000">
              <w:rPr>
                <w:rtl w:val="0"/>
              </w:rPr>
              <w:t xml:space="preserve">Se ajustó la documentación técnica y se validó la coherencia entre las historias del sprint, el diseño del sistema y la estructura del repositorio.</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E">
            <w:pPr>
              <w:rPr/>
            </w:pPr>
            <w:r w:rsidDel="00000000" w:rsidR="00000000" w:rsidRPr="00000000">
              <w:rPr>
                <w:rtl w:val="0"/>
              </w:rPr>
              <w:t xml:space="preserve">Daily Scrum / Seguimiento de cierre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F">
            <w:pPr>
              <w:rPr/>
            </w:pPr>
            <w:r w:rsidDel="00000000" w:rsidR="00000000" w:rsidRPr="00000000">
              <w:rPr>
                <w:rtl w:val="0"/>
              </w:rPr>
              <w:t xml:space="preserve">22/07/2026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0">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1">
            <w:pPr>
              <w:rPr/>
            </w:pPr>
            <w:r w:rsidDel="00000000" w:rsidR="00000000" w:rsidRPr="00000000">
              <w:rPr>
                <w:rtl w:val="0"/>
              </w:rPr>
              <w:t xml:space="preserve">Seguimiento del estado final de las historias, revisión de pruebas, despliegue en Sepolia, Docker Compose y preparación de evidencias técnicas para anexos.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2">
            <w:pPr>
              <w:rPr/>
            </w:pPr>
            <w:r w:rsidDel="00000000" w:rsidR="00000000" w:rsidRPr="00000000">
              <w:rPr>
                <w:rtl w:val="0"/>
              </w:rPr>
              <w:t xml:space="preserve">Se identificaron las evidencias necesarias para el cierre del sprint: tests, coverage, CI, contrato verificado en Sepolia, Docker Compose y Pull Requests asociados.</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3">
            <w:pPr>
              <w:rPr/>
            </w:pPr>
            <w:r w:rsidDel="00000000" w:rsidR="00000000" w:rsidRPr="00000000">
              <w:rPr>
                <w:rtl w:val="0"/>
              </w:rPr>
              <w:t xml:space="preserve">Revisión final de evidencias y cierre del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4">
            <w:pPr>
              <w:rPr/>
            </w:pPr>
            <w:r w:rsidDel="00000000" w:rsidR="00000000" w:rsidRPr="00000000">
              <w:rPr>
                <w:rtl w:val="0"/>
              </w:rPr>
              <w:t xml:space="preserve">24/07/2026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5">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6">
            <w:pPr>
              <w:rPr/>
            </w:pPr>
            <w:r w:rsidDel="00000000" w:rsidR="00000000" w:rsidRPr="00000000">
              <w:rPr>
                <w:rtl w:val="0"/>
              </w:rPr>
              <w:t xml:space="preserve">Validación final de criterios de aceptación, revisión de Pull Requests, contrato desplegado y verificado, ejecución de pruebas, cobertura, documentación técnica y anexos.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7">
            <w:pPr>
              <w:rPr/>
            </w:pPr>
            <w:r w:rsidDel="00000000" w:rsidR="00000000" w:rsidRPr="00000000">
              <w:rPr>
                <w:rtl w:val="0"/>
              </w:rPr>
              <w:t xml:space="preserve">Se confirmó que las historias comprometidas estaban completadas. Se preparó la información necesaria para la Sprint Review, retrospectiva y cierre documental del Sprint 2.</w:t>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before="280" w:lineRule="auto"/>
        <w:rPr/>
      </w:pPr>
      <w:r w:rsidDel="00000000" w:rsidR="00000000" w:rsidRPr="00000000">
        <w:rPr>
          <w:rtl w:val="0"/>
        </w:rPr>
      </w:r>
    </w:p>
    <w:p w:rsidR="00000000" w:rsidDel="00000000" w:rsidP="00000000" w:rsidRDefault="00000000" w:rsidRPr="00000000" w14:paraId="0000049A">
      <w:pPr>
        <w:pStyle w:val="Heading2"/>
        <w:spacing w:before="280" w:lineRule="auto"/>
        <w:rPr/>
      </w:pPr>
      <w:bookmarkStart w:colFirst="0" w:colLast="0" w:name="_heading=h.p42q06vjxaf2" w:id="83"/>
      <w:bookmarkEnd w:id="83"/>
      <w:r w:rsidDel="00000000" w:rsidR="00000000" w:rsidRPr="00000000">
        <w:rPr>
          <w:rtl w:val="0"/>
        </w:rPr>
        <w:t xml:space="preserve">Evidencias técnicas anexables</w:t>
      </w:r>
    </w:p>
    <w:p w:rsidR="00000000" w:rsidDel="00000000" w:rsidP="00000000" w:rsidRDefault="00000000" w:rsidRPr="00000000" w14:paraId="0000049B">
      <w:pPr>
        <w:rPr>
          <w:b w:val="1"/>
          <w:bCs w:val="1"/>
          <w:sz w:val="26"/>
          <w:szCs w:val="26"/>
        </w:rPr>
      </w:pPr>
      <w:r w:rsidDel="00000000" w:rsidR="00000000" w:rsidRPr="00000000">
        <w:rPr>
          <w:b w:val="1"/>
          <w:bCs w:val="1"/>
          <w:sz w:val="26"/>
          <w:szCs w:val="26"/>
          <w:rtl w:val="0"/>
        </w:rPr>
        <w:t xml:space="preserve">Pull Requests y commits asociados al Sprint 2:</w:t>
      </w:r>
    </w:p>
    <w:p w:rsidR="00000000" w:rsidDel="00000000" w:rsidP="00000000" w:rsidRDefault="00000000" w:rsidRPr="00000000" w14:paraId="0000049C">
      <w:pPr>
        <w:rPr>
          <w:b w:val="1"/>
          <w:bCs w:val="1"/>
          <w:sz w:val="26"/>
          <w:szCs w:val="26"/>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E2-HU02 – Mint con trazabilidad:</w:t>
      </w:r>
    </w:p>
    <w:p w:rsidR="00000000" w:rsidDel="00000000" w:rsidP="00000000" w:rsidRDefault="00000000" w:rsidRPr="00000000" w14:paraId="0000049E">
      <w:pPr>
        <w:rPr/>
      </w:pPr>
      <w:r w:rsidDel="00000000" w:rsidR="00000000" w:rsidRPr="00000000">
        <w:rPr>
          <w:rtl w:val="0"/>
        </w:rPr>
        <w:t xml:space="preserve">  PR: </w:t>
      </w:r>
      <w:hyperlink r:id="rId15">
        <w:r w:rsidDel="00000000" w:rsidR="00000000" w:rsidRPr="00000000">
          <w:rPr>
            <w:color w:val="1155cc"/>
            <w:u w:val="single"/>
            <w:rtl w:val="0"/>
          </w:rPr>
          <w:t xml:space="preserve">https://github.com/alva-p/ECOToken/pull/17</w:t>
        </w:r>
      </w:hyperlink>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Commit:   </w:t>
      </w:r>
      <w:hyperlink r:id="rId16">
        <w:r w:rsidDel="00000000" w:rsidR="00000000" w:rsidRPr="00000000">
          <w:rPr>
            <w:color w:val="1155cc"/>
            <w:u w:val="single"/>
            <w:rtl w:val="0"/>
          </w:rPr>
          <w:t xml:space="preserve">https://github.com/alva-p/ECOToken/commit/e865ffddb1e6bf5e5adf0f89cee892017b330cab</w:t>
        </w:r>
      </w:hyperlink>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E2-HU04 – Pausa/despausa:</w:t>
      </w:r>
    </w:p>
    <w:p w:rsidR="00000000" w:rsidDel="00000000" w:rsidP="00000000" w:rsidRDefault="00000000" w:rsidRPr="00000000" w14:paraId="000004A2">
      <w:pPr>
        <w:rPr/>
      </w:pPr>
      <w:r w:rsidDel="00000000" w:rsidR="00000000" w:rsidRPr="00000000">
        <w:rPr>
          <w:rtl w:val="0"/>
        </w:rPr>
        <w:t xml:space="preserve">  PR:</w:t>
      </w:r>
      <w:hyperlink r:id="rId17">
        <w:r w:rsidDel="00000000" w:rsidR="00000000" w:rsidRPr="00000000">
          <w:rPr>
            <w:color w:val="1155cc"/>
            <w:u w:val="single"/>
            <w:rtl w:val="0"/>
          </w:rPr>
          <w:t xml:space="preserve"> https://github.com/alva-p/ECOToken/pull/12</w:t>
        </w:r>
      </w:hyperlink>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Commit: </w:t>
      </w:r>
      <w:hyperlink r:id="rId18">
        <w:r w:rsidDel="00000000" w:rsidR="00000000" w:rsidRPr="00000000">
          <w:rPr>
            <w:color w:val="1155cc"/>
            <w:u w:val="single"/>
            <w:rtl w:val="0"/>
          </w:rPr>
          <w:t xml:space="preserve">https://github.com/alva-p/ECOToken/commit/1379d807e583498c7ef1a630a4f28a533e8d080c</w:t>
        </w:r>
      </w:hyperlink>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E2-HU05 – Emergency burn:</w:t>
      </w:r>
    </w:p>
    <w:p w:rsidR="00000000" w:rsidDel="00000000" w:rsidP="00000000" w:rsidRDefault="00000000" w:rsidRPr="00000000" w14:paraId="000004A6">
      <w:pPr>
        <w:rPr/>
      </w:pPr>
      <w:r w:rsidDel="00000000" w:rsidR="00000000" w:rsidRPr="00000000">
        <w:rPr>
          <w:rtl w:val="0"/>
        </w:rPr>
        <w:t xml:space="preserve">  PR: </w:t>
      </w:r>
      <w:hyperlink r:id="rId19">
        <w:r w:rsidDel="00000000" w:rsidR="00000000" w:rsidRPr="00000000">
          <w:rPr>
            <w:color w:val="1155cc"/>
            <w:u w:val="single"/>
            <w:rtl w:val="0"/>
          </w:rPr>
          <w:t xml:space="preserve">https://github.com/alva-p/ECOToken/pull/14</w:t>
        </w:r>
      </w:hyperlink>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Commit: </w:t>
      </w:r>
      <w:hyperlink r:id="rId20">
        <w:r w:rsidDel="00000000" w:rsidR="00000000" w:rsidRPr="00000000">
          <w:rPr>
            <w:color w:val="1155cc"/>
            <w:u w:val="single"/>
            <w:rtl w:val="0"/>
          </w:rPr>
          <w:t xml:space="preserve">https://github.com/alva-p/ECOToken/commit/0e983a93dea2c48110dab3a1f67d55ef2b51900f</w:t>
        </w:r>
      </w:hyperlink>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E2-HU07 – Tests unitarios + fuzzing:</w:t>
      </w:r>
    </w:p>
    <w:p w:rsidR="00000000" w:rsidDel="00000000" w:rsidP="00000000" w:rsidRDefault="00000000" w:rsidRPr="00000000" w14:paraId="000004AA">
      <w:pPr>
        <w:rPr/>
      </w:pPr>
      <w:r w:rsidDel="00000000" w:rsidR="00000000" w:rsidRPr="00000000">
        <w:rPr>
          <w:rtl w:val="0"/>
        </w:rPr>
        <w:t xml:space="preserve">  PR: </w:t>
      </w:r>
      <w:hyperlink r:id="rId21">
        <w:r w:rsidDel="00000000" w:rsidR="00000000" w:rsidRPr="00000000">
          <w:rPr>
            <w:color w:val="1155cc"/>
            <w:u w:val="single"/>
            <w:rtl w:val="0"/>
          </w:rPr>
          <w:t xml:space="preserve">https://github.com/alva-p/ECOToken/pull/15</w:t>
        </w:r>
      </w:hyperlink>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Commit: </w:t>
      </w:r>
      <w:hyperlink r:id="rId22">
        <w:r w:rsidDel="00000000" w:rsidR="00000000" w:rsidRPr="00000000">
          <w:rPr>
            <w:color w:val="1155cc"/>
            <w:u w:val="single"/>
            <w:rtl w:val="0"/>
          </w:rPr>
          <w:t xml:space="preserve">https://github.com/alva-p/ECOToken/commit/fe4dcb82643270e44425fcf032aee386f5e05573</w:t>
        </w:r>
      </w:hyperlink>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E2-HU08 – Deploy Sepolia:</w:t>
      </w:r>
    </w:p>
    <w:p w:rsidR="00000000" w:rsidDel="00000000" w:rsidP="00000000" w:rsidRDefault="00000000" w:rsidRPr="00000000" w14:paraId="000004AE">
      <w:pPr>
        <w:rPr/>
      </w:pPr>
      <w:r w:rsidDel="00000000" w:rsidR="00000000" w:rsidRPr="00000000">
        <w:rPr>
          <w:rtl w:val="0"/>
        </w:rPr>
        <w:t xml:space="preserve">  PR: </w:t>
      </w:r>
      <w:hyperlink r:id="rId23">
        <w:r w:rsidDel="00000000" w:rsidR="00000000" w:rsidRPr="00000000">
          <w:rPr>
            <w:color w:val="1155cc"/>
            <w:u w:val="single"/>
            <w:rtl w:val="0"/>
          </w:rPr>
          <w:t xml:space="preserve">https://github.com/alva-p/ECOToken/pull/16</w:t>
        </w:r>
      </w:hyperlink>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Commit: </w:t>
      </w:r>
      <w:hyperlink r:id="rId24">
        <w:r w:rsidDel="00000000" w:rsidR="00000000" w:rsidRPr="00000000">
          <w:rPr>
            <w:color w:val="1155cc"/>
            <w:u w:val="single"/>
            <w:rtl w:val="0"/>
          </w:rPr>
          <w:t xml:space="preserve">https://github.com/alva-p/ECOToken/commit/984cb0bb5cecc110f37dc8c93089490767be7c21</w:t>
        </w:r>
      </w:hyperlink>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E1-HU07 – Docker Compose:</w:t>
      </w:r>
    </w:p>
    <w:p w:rsidR="00000000" w:rsidDel="00000000" w:rsidP="00000000" w:rsidRDefault="00000000" w:rsidRPr="00000000" w14:paraId="000004B2">
      <w:pPr>
        <w:rPr/>
      </w:pPr>
      <w:r w:rsidDel="00000000" w:rsidR="00000000" w:rsidRPr="00000000">
        <w:rPr>
          <w:rtl w:val="0"/>
        </w:rPr>
        <w:t xml:space="preserve">  PR: </w:t>
      </w:r>
      <w:hyperlink r:id="rId25">
        <w:r w:rsidDel="00000000" w:rsidR="00000000" w:rsidRPr="00000000">
          <w:rPr>
            <w:color w:val="1155cc"/>
            <w:u w:val="single"/>
            <w:rtl w:val="0"/>
          </w:rPr>
          <w:t xml:space="preserve">https://github.com/alva-p/ECOToken/pull/18</w:t>
        </w:r>
      </w:hyperlink>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Commit: </w:t>
      </w:r>
      <w:hyperlink r:id="rId26">
        <w:r w:rsidDel="00000000" w:rsidR="00000000" w:rsidRPr="00000000">
          <w:rPr>
            <w:color w:val="1155cc"/>
            <w:u w:val="single"/>
            <w:rtl w:val="0"/>
          </w:rPr>
          <w:t xml:space="preserve">https://github.com/alva-p/ECOToken/commit/239010f2197869105220552f052b371b271dabcb</w:t>
        </w:r>
      </w:hyperlink>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Cierre Sprint 2 a main:</w:t>
      </w:r>
    </w:p>
    <w:p w:rsidR="00000000" w:rsidDel="00000000" w:rsidP="00000000" w:rsidRDefault="00000000" w:rsidRPr="00000000" w14:paraId="000004B7">
      <w:pPr>
        <w:rPr/>
      </w:pPr>
      <w:r w:rsidDel="00000000" w:rsidR="00000000" w:rsidRPr="00000000">
        <w:rPr>
          <w:rtl w:val="0"/>
        </w:rPr>
        <w:t xml:space="preserve">  PR: </w:t>
      </w:r>
      <w:hyperlink r:id="rId27">
        <w:r w:rsidDel="00000000" w:rsidR="00000000" w:rsidRPr="00000000">
          <w:rPr>
            <w:color w:val="1155cc"/>
            <w:u w:val="single"/>
            <w:rtl w:val="0"/>
          </w:rPr>
          <w:t xml:space="preserve">https://github.com/alva-p/ECOToken/pull/20</w:t>
        </w:r>
      </w:hyperlink>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Commit: </w:t>
      </w:r>
      <w:hyperlink r:id="rId28">
        <w:r w:rsidDel="00000000" w:rsidR="00000000" w:rsidRPr="00000000">
          <w:rPr>
            <w:color w:val="1155cc"/>
            <w:u w:val="single"/>
            <w:rtl w:val="0"/>
          </w:rPr>
          <w:t xml:space="preserve">https://github.com/alva-p/ECOToken/commit/fd5b41fd74f30ffa3abc42885f54af8047bd12d1</w:t>
        </w:r>
      </w:hyperlink>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b w:val="1"/>
          <w:bCs w:val="1"/>
          <w:sz w:val="26"/>
          <w:szCs w:val="26"/>
        </w:rPr>
      </w:pPr>
      <w:r w:rsidDel="00000000" w:rsidR="00000000" w:rsidRPr="00000000">
        <w:rPr>
          <w:b w:val="1"/>
          <w:bCs w:val="1"/>
          <w:sz w:val="26"/>
          <w:szCs w:val="26"/>
          <w:rtl w:val="0"/>
        </w:rPr>
        <w:t xml:space="preserve">Link deploy del contrato en Sepolia</w:t>
      </w:r>
    </w:p>
    <w:p w:rsidR="00000000" w:rsidDel="00000000" w:rsidP="00000000" w:rsidRDefault="00000000" w:rsidRPr="00000000" w14:paraId="000004BB">
      <w:pPr>
        <w:rPr>
          <w:b w:val="1"/>
          <w:bCs w:val="1"/>
          <w:sz w:val="26"/>
          <w:szCs w:val="26"/>
        </w:rPr>
      </w:pPr>
      <w:hyperlink r:id="rId29">
        <w:r w:rsidDel="00000000" w:rsidR="00000000" w:rsidRPr="00000000">
          <w:rPr>
            <w:color w:val="1155cc"/>
            <w:sz w:val="24"/>
            <w:szCs w:val="24"/>
            <w:rtl w:val="0"/>
          </w:rPr>
          <w:t xml:space="preserve">https://sepolia.etherscan.io/tx/0x7053062c08b936dc38fe539e42eaf828d15825b340eef8b64c70ced5c7d184de</w:t>
        </w:r>
      </w:hyperlink>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sz w:val="26"/>
          <w:szCs w:val="26"/>
          <w:rtl w:val="0"/>
        </w:rPr>
        <w:t xml:space="preserve">Capturas de pantalla sobre las evidencias técnicas</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Captura de ejecución de </w:t>
      </w:r>
      <w:r w:rsidDel="00000000" w:rsidR="00000000" w:rsidRPr="00000000">
        <w:rPr>
          <w:rFonts w:ascii="Roboto Mono" w:cs="Roboto Mono" w:eastAsia="Roboto Mono" w:hAnsi="Roboto Mono"/>
          <w:rtl w:val="0"/>
        </w:rPr>
        <w:t xml:space="preserve">forge coverage</w:t>
      </w:r>
      <w:r w:rsidDel="00000000" w:rsidR="00000000" w:rsidRPr="00000000">
        <w:rPr>
          <w:rtl w:val="0"/>
        </w:rPr>
        <w:t xml:space="preserve"> y forge test -vvv.</w:t>
      </w:r>
    </w:p>
    <w:p w:rsidR="00000000" w:rsidDel="00000000" w:rsidP="00000000" w:rsidRDefault="00000000" w:rsidRPr="00000000" w14:paraId="000004BE">
      <w:pPr>
        <w:rPr/>
      </w:pPr>
      <w:r w:rsidDel="00000000" w:rsidR="00000000" w:rsidRPr="00000000">
        <w:rPr/>
        <w:drawing>
          <wp:inline distB="114300" distT="114300" distL="114300" distR="114300">
            <wp:extent cx="5731200" cy="4851400"/>
            <wp:effectExtent b="0" l="0" r="0" t="0"/>
            <wp:docPr id="1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Captura de </w:t>
      </w:r>
      <w:r w:rsidDel="00000000" w:rsidR="00000000" w:rsidRPr="00000000">
        <w:rPr>
          <w:rFonts w:ascii="Roboto Mono" w:cs="Roboto Mono" w:eastAsia="Roboto Mono" w:hAnsi="Roboto Mono"/>
          <w:rtl w:val="0"/>
        </w:rPr>
        <w:t xml:space="preserve">docker compose up</w:t>
      </w:r>
      <w:r w:rsidDel="00000000" w:rsidR="00000000" w:rsidRPr="00000000">
        <w:rPr>
          <w:rtl w:val="0"/>
        </w:rPr>
        <w:t xml:space="preserve"> creado. </w:t>
      </w:r>
    </w:p>
    <w:p w:rsidR="00000000" w:rsidDel="00000000" w:rsidP="00000000" w:rsidRDefault="00000000" w:rsidRPr="00000000" w14:paraId="000004C1">
      <w:pPr>
        <w:rPr/>
      </w:pPr>
      <w:r w:rsidDel="00000000" w:rsidR="00000000" w:rsidRPr="00000000">
        <w:rPr/>
        <w:drawing>
          <wp:inline distB="114300" distT="114300" distL="114300" distR="114300">
            <wp:extent cx="4235169" cy="1258816"/>
            <wp:effectExtent b="0" l="0" r="0" t="0"/>
            <wp:docPr id="1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235169" cy="1258816"/>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Captura del endpoint </w:t>
      </w:r>
      <w:r w:rsidDel="00000000" w:rsidR="00000000" w:rsidRPr="00000000">
        <w:rPr>
          <w:rFonts w:ascii="Roboto Mono" w:cs="Roboto Mono" w:eastAsia="Roboto Mono" w:hAnsi="Roboto Mono"/>
          <w:rtl w:val="0"/>
        </w:rPr>
        <w:t xml:space="preserve">/health</w:t>
      </w:r>
      <w:r w:rsidDel="00000000" w:rsidR="00000000" w:rsidRPr="00000000">
        <w:rPr>
          <w:rtl w:val="0"/>
        </w:rPr>
        <w:t xml:space="preserve"> del backend. </w:t>
      </w:r>
    </w:p>
    <w:p w:rsidR="00000000" w:rsidDel="00000000" w:rsidP="00000000" w:rsidRDefault="00000000" w:rsidRPr="00000000" w14:paraId="000004C5">
      <w:pPr>
        <w:rPr/>
      </w:pPr>
      <w:r w:rsidDel="00000000" w:rsidR="00000000" w:rsidRPr="00000000">
        <w:rPr/>
        <w:drawing>
          <wp:inline distB="114300" distT="114300" distL="114300" distR="114300">
            <wp:extent cx="5731200" cy="381000"/>
            <wp:effectExtent b="0" l="0" r="0" t="0"/>
            <wp:docPr id="1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sdt>
      <w:sdtPr>
        <w:id w:val="110441206"/>
        <w:tag w:val="goog_rdk_30"/>
      </w:sdtPr>
      <w:sdtContent>
        <w:p w:rsidR="00000000" w:rsidDel="00000000" w:rsidP="00000000" w:rsidRDefault="00000000" w:rsidRPr="00000000" w14:paraId="000004CA">
          <w:pPr>
            <w:rPr>
              <w:ins w:author="Christian Villafañe" w:id="13" w:date="2026-07-27T20:13:00Z"/>
            </w:rPr>
          </w:pPr>
          <w:sdt>
            <w:sdtPr>
              <w:id w:val="1948340737"/>
              <w:tag w:val="goog_rdk_29"/>
            </w:sdtPr>
            <w:sdtContent>
              <w:ins w:author="Christian Villafañe" w:id="13" w:date="2026-07-27T20:13:00Z">
                <w:r w:rsidDel="00000000" w:rsidR="00000000" w:rsidRPr="00000000">
                  <w:rPr>
                    <w:rtl w:val="0"/>
                  </w:rPr>
                </w:r>
              </w:ins>
            </w:sdtContent>
          </w:sdt>
        </w:p>
      </w:sdtContent>
    </w:sdt>
    <w:sdt>
      <w:sdtPr>
        <w:id w:val="1470711994"/>
        <w:tag w:val="goog_rdk_32"/>
      </w:sdtPr>
      <w:sdtContent>
        <w:p w:rsidR="00000000" w:rsidDel="00000000" w:rsidP="00000000" w:rsidRDefault="00000000" w:rsidRPr="00000000" w14:paraId="000004CB">
          <w:pPr>
            <w:rPr>
              <w:ins w:author="Christian Villafañe" w:id="13" w:date="2026-07-27T20:13:00Z"/>
            </w:rPr>
          </w:pPr>
          <w:sdt>
            <w:sdtPr>
              <w:id w:val="599535420"/>
              <w:tag w:val="goog_rdk_31"/>
            </w:sdtPr>
            <w:sdtContent>
              <w:ins w:author="Christian Villafañe" w:id="13" w:date="2026-07-27T20:13:00Z">
                <w:r w:rsidDel="00000000" w:rsidR="00000000" w:rsidRPr="00000000">
                  <w:rPr>
                    <w:rtl w:val="0"/>
                  </w:rPr>
                </w:r>
              </w:ins>
            </w:sdtContent>
          </w:sdt>
        </w:p>
      </w:sdtContent>
    </w:sdt>
    <w:sdt>
      <w:sdtPr>
        <w:id w:val="-334975163"/>
        <w:tag w:val="goog_rdk_34"/>
      </w:sdtPr>
      <w:sdtContent>
        <w:p w:rsidR="00000000" w:rsidDel="00000000" w:rsidP="00000000" w:rsidRDefault="00000000" w:rsidRPr="00000000" w14:paraId="000004CC">
          <w:pPr>
            <w:rPr>
              <w:ins w:author="Christian Villafañe" w:id="13" w:date="2026-07-27T20:13:00Z"/>
            </w:rPr>
          </w:pPr>
          <w:sdt>
            <w:sdtPr>
              <w:id w:val="-443729103"/>
              <w:tag w:val="goog_rdk_33"/>
            </w:sdtPr>
            <w:sdtContent>
              <w:ins w:author="Christian Villafañe" w:id="13" w:date="2026-07-27T20:13:00Z">
                <w:r w:rsidDel="00000000" w:rsidR="00000000" w:rsidRPr="00000000">
                  <w:rPr>
                    <w:rtl w:val="0"/>
                  </w:rPr>
                </w:r>
              </w:ins>
            </w:sdtContent>
          </w:sdt>
        </w:p>
      </w:sdtContent>
    </w:sdt>
    <w:p w:rsidR="00000000" w:rsidDel="00000000" w:rsidP="00000000" w:rsidRDefault="00000000" w:rsidRPr="00000000" w14:paraId="000004CD">
      <w:pPr>
        <w:rPr/>
      </w:pPr>
      <w:r w:rsidDel="00000000" w:rsidR="00000000" w:rsidRPr="00000000">
        <w:rPr>
          <w:rtl w:val="0"/>
        </w:rPr>
        <w:t xml:space="preserve">Captura del contrato verificado en Sepolia Etherscan. </w:t>
      </w:r>
    </w:p>
    <w:p w:rsidR="00000000" w:rsidDel="00000000" w:rsidP="00000000" w:rsidRDefault="00000000" w:rsidRPr="00000000" w14:paraId="000004CE">
      <w:pPr>
        <w:rPr/>
      </w:pPr>
      <w:r w:rsidDel="00000000" w:rsidR="00000000" w:rsidRPr="00000000">
        <w:rPr/>
        <w:drawing>
          <wp:inline distB="114300" distT="114300" distL="114300" distR="114300">
            <wp:extent cx="5731200" cy="3009900"/>
            <wp:effectExtent b="0" l="0" r="0" t="0"/>
            <wp:docPr id="1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sz w:val="26"/>
          <w:szCs w:val="26"/>
        </w:rPr>
      </w:pPr>
      <w:r w:rsidDel="00000000" w:rsidR="00000000" w:rsidRPr="00000000">
        <w:rPr>
          <w:b w:val="1"/>
          <w:bCs w:val="1"/>
          <w:sz w:val="26"/>
          <w:szCs w:val="26"/>
          <w:rtl w:val="0"/>
        </w:rPr>
        <w:t xml:space="preserve">Evidencias de métricas del Sprint 2</w:t>
      </w:r>
    </w:p>
    <w:p w:rsidR="00000000" w:rsidDel="00000000" w:rsidP="00000000" w:rsidRDefault="00000000" w:rsidRPr="00000000" w14:paraId="000004D1">
      <w:pPr>
        <w:rPr/>
      </w:pPr>
      <w:r w:rsidDel="00000000" w:rsidR="00000000" w:rsidRPr="00000000">
        <w:rPr/>
        <w:drawing>
          <wp:inline distB="114300" distT="114300" distL="114300" distR="114300">
            <wp:extent cx="5114889" cy="2820836"/>
            <wp:effectExtent b="0" l="0" r="0" t="0"/>
            <wp:docPr id="18"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114889" cy="2820836"/>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rPr/>
      </w:pPr>
      <w:r w:rsidDel="00000000" w:rsidR="00000000" w:rsidRPr="00000000">
        <w:rPr/>
        <w:drawing>
          <wp:inline distB="114300" distT="114300" distL="114300" distR="114300">
            <wp:extent cx="5069107" cy="2795588"/>
            <wp:effectExtent b="0" l="0" r="0" t="0"/>
            <wp:docPr id="17"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069107"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rPr/>
      </w:pPr>
      <w:r w:rsidDel="00000000" w:rsidR="00000000" w:rsidRPr="00000000">
        <w:rPr/>
        <w:drawing>
          <wp:inline distB="114300" distT="114300" distL="114300" distR="114300">
            <wp:extent cx="4766304" cy="2398987"/>
            <wp:effectExtent b="0" l="0" r="0" t="0"/>
            <wp:docPr id="2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766304" cy="2398987"/>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drawing>
          <wp:inline distB="114300" distT="114300" distL="114300" distR="114300">
            <wp:extent cx="4710113" cy="2597604"/>
            <wp:effectExtent b="0" l="0" r="0" t="0"/>
            <wp:docPr id="19"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4710113" cy="2597604"/>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rPr/>
      </w:pPr>
      <w:r w:rsidDel="00000000" w:rsidR="00000000" w:rsidRPr="00000000">
        <w:rPr/>
        <w:drawing>
          <wp:inline distB="114300" distT="114300" distL="114300" distR="114300">
            <wp:extent cx="4516428" cy="2490788"/>
            <wp:effectExtent b="0" l="0" r="0" t="0"/>
            <wp:docPr id="2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516428" cy="2490788"/>
                    </a:xfrm>
                    <a:prstGeom prst="rect"/>
                    <a:ln/>
                  </pic:spPr>
                </pic:pic>
              </a:graphicData>
            </a:graphic>
          </wp:inline>
        </w:drawing>
      </w:r>
      <w:r w:rsidDel="00000000" w:rsidR="00000000" w:rsidRPr="00000000">
        <w:rPr/>
        <w:drawing>
          <wp:inline distB="114300" distT="114300" distL="114300" distR="114300">
            <wp:extent cx="4989006" cy="2751412"/>
            <wp:effectExtent b="0" l="0" r="0" t="0"/>
            <wp:docPr id="21"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4989006" cy="2751412"/>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Para una mejor visualización: </w:t>
      </w:r>
      <w:hyperlink r:id="rId40">
        <w:r w:rsidDel="00000000" w:rsidR="00000000" w:rsidRPr="00000000">
          <w:rPr>
            <w:color w:val="1155cc"/>
            <w:u w:val="single"/>
            <w:rtl w:val="0"/>
          </w:rPr>
          <w:t xml:space="preserve">https://github.com/alva-p/ECOToken/blob/main/doc/Metrica/Metricas-Sprint2.pd</w:t>
        </w:r>
      </w:hyperlink>
      <w:r w:rsidDel="00000000" w:rsidR="00000000" w:rsidRPr="00000000">
        <w:rPr>
          <w:rtl w:val="0"/>
        </w:rPr>
        <w:t xml:space="preserve">f</w:t>
      </w:r>
    </w:p>
    <w:sdt>
      <w:sdtPr>
        <w:id w:val="1480106042"/>
        <w:tag w:val="goog_rdk_37"/>
      </w:sdtPr>
      <w:sdtContent>
        <w:p w:rsidR="00000000" w:rsidDel="00000000" w:rsidP="00000000" w:rsidRDefault="00000000" w:rsidRPr="00000000" w14:paraId="000004D8">
          <w:pPr>
            <w:rPr>
              <w:ins w:author="Christian Villafañe" w:id="14" w:date="2026-07-27T20:14:00Z"/>
            </w:rPr>
          </w:pPr>
          <w:sdt>
            <w:sdtPr>
              <w:id w:val="-1109010786"/>
              <w:tag w:val="goog_rdk_36"/>
            </w:sdtPr>
            <w:sdtContent>
              <w:ins w:author="Christian Villafañe" w:id="14" w:date="2026-07-27T20:14:00Z">
                <w:r w:rsidDel="00000000" w:rsidR="00000000" w:rsidRPr="00000000">
                  <w:rPr>
                    <w:rtl w:val="0"/>
                  </w:rPr>
                </w:r>
              </w:ins>
            </w:sdtContent>
          </w:sdt>
        </w:p>
      </w:sdtContent>
    </w:sdt>
    <w:p w:rsidR="00000000" w:rsidDel="00000000" w:rsidP="00000000" w:rsidRDefault="00000000" w:rsidRPr="00000000" w14:paraId="000004D9">
      <w:pPr>
        <w:rPr/>
      </w:pPr>
      <w:sdt>
        <w:sdtPr>
          <w:id w:val="1770031000"/>
          <w:tag w:val="goog_rdk_38"/>
        </w:sdtPr>
        <w:sdtContent>
          <w:ins w:author="Christian Villafañe" w:id="14" w:date="2026-07-27T20:14:00Z">
            <w:r w:rsidDel="00000000" w:rsidR="00000000" w:rsidRPr="00000000">
              <w:rPr>
                <w:rtl w:val="0"/>
              </w:rPr>
              <w:t xml:space="preserve">No están incluyendo el burn down y ese tipo de gráifcos no puede faltar en un entorno Scrum.</w:t>
            </w:r>
          </w:ins>
        </w:sdtContent>
      </w:sdt>
      <w:r w:rsidDel="00000000" w:rsidR="00000000" w:rsidRPr="00000000">
        <w:rPr>
          <w:rtl w:val="0"/>
        </w:rPr>
      </w:r>
    </w:p>
    <w:p w:rsidR="00000000" w:rsidDel="00000000" w:rsidP="00000000" w:rsidRDefault="00000000" w:rsidRPr="00000000" w14:paraId="000004DA">
      <w:pPr>
        <w:pStyle w:val="Heading2"/>
        <w:rPr/>
      </w:pPr>
      <w:bookmarkStart w:colFirst="0" w:colLast="0" w:name="_heading=h.wigukdles6ft" w:id="84"/>
      <w:bookmarkEnd w:id="84"/>
      <w:r w:rsidDel="00000000" w:rsidR="00000000" w:rsidRPr="00000000">
        <w:rPr>
          <w:rtl w:val="0"/>
        </w:rPr>
        <w:t xml:space="preserve">Herramientas de IA utilizadas durante el Sprint 2</w:t>
      </w:r>
    </w:p>
    <w:p w:rsidR="00000000" w:rsidDel="00000000" w:rsidP="00000000" w:rsidRDefault="00000000" w:rsidRPr="00000000" w14:paraId="000004DB">
      <w:pPr>
        <w:spacing w:after="240" w:before="240" w:lineRule="auto"/>
        <w:rPr/>
      </w:pPr>
      <w:r w:rsidDel="00000000" w:rsidR="00000000" w:rsidRPr="00000000">
        <w:rPr>
          <w:rtl w:val="0"/>
        </w:rPr>
        <w:t xml:space="preserve">Durante el Sprint 2, el equipo utilizó herramientas de inteligencia artificial como apoyo para tareas de análisis, documentación, revisión técnica y asistencia en el desarrollo.</w:t>
      </w:r>
    </w:p>
    <w:p w:rsidR="00000000" w:rsidDel="00000000" w:rsidP="00000000" w:rsidRDefault="00000000" w:rsidRPr="00000000" w14:paraId="000004DC">
      <w:pPr>
        <w:spacing w:after="240" w:before="240" w:lineRule="auto"/>
        <w:rPr/>
      </w:pPr>
      <w:r w:rsidDel="00000000" w:rsidR="00000000" w:rsidRPr="00000000">
        <w:rPr>
          <w:rtl w:val="0"/>
        </w:rPr>
        <w:t xml:space="preserve">El uso de estas herramientas tuvo carácter complementario y no reemplazó las decisiones del equipo. Las herramientas fueron utilizadas para acelerar la redacción de documentación, revisar coherencia entre historias de usuario y criterios de aceptación, generar borradores de textos técnicos, asistir en la estructuración de evidencias y apoyar tareas de desarrollo sobre el repositorio.</w:t>
      </w:r>
    </w:p>
    <w:p w:rsidR="00000000" w:rsidDel="00000000" w:rsidP="00000000" w:rsidRDefault="00000000" w:rsidRPr="00000000" w14:paraId="000004DD">
      <w:pPr>
        <w:spacing w:after="240" w:before="240" w:lineRule="auto"/>
        <w:rPr/>
      </w:pPr>
      <w:r w:rsidDel="00000000" w:rsidR="00000000" w:rsidRPr="00000000">
        <w:rPr>
          <w:rtl w:val="0"/>
        </w:rPr>
        <w:t xml:space="preserve">Las principales herramientas utilizadas fueron:</w:t>
      </w:r>
    </w:p>
    <w:tbl>
      <w:tblPr>
        <w:tblStyle w:val="Table18"/>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8"/>
        <w:gridCol w:w="6357"/>
        <w:tblGridChange w:id="0">
          <w:tblGrid>
            <w:gridCol w:w="2668"/>
            <w:gridCol w:w="635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E">
            <w:pPr>
              <w:jc w:val="center"/>
              <w:rPr/>
            </w:pPr>
            <w:r w:rsidDel="00000000" w:rsidR="00000000" w:rsidRPr="00000000">
              <w:rPr>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F">
            <w:pPr>
              <w:jc w:val="center"/>
              <w:rPr/>
            </w:pPr>
            <w:r w:rsidDel="00000000" w:rsidR="00000000" w:rsidRPr="00000000">
              <w:rPr>
                <w:b w:val="1"/>
                <w:bCs w:val="1"/>
                <w:rtl w:val="0"/>
              </w:rPr>
              <w:t xml:space="preserve">Uso durante el Sprint 2</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0">
            <w:pPr>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1">
            <w:pPr>
              <w:rPr/>
            </w:pPr>
            <w:r w:rsidDel="00000000" w:rsidR="00000000" w:rsidRPr="00000000">
              <w:rPr>
                <w:rtl w:val="0"/>
              </w:rPr>
              <w:t xml:space="preserve">Asistencia en redacción, revisión y estructuración de documentación del sprint.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2">
            <w:pPr>
              <w:rPr/>
            </w:pPr>
            <w:r w:rsidDel="00000000" w:rsidR="00000000" w:rsidRPr="00000000">
              <w:rPr>
                <w:rtl w:val="0"/>
              </w:rPr>
              <w:t xml:space="preserve">Claude / Claude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3">
            <w:pPr>
              <w:rPr/>
            </w:pPr>
            <w:r w:rsidDel="00000000" w:rsidR="00000000" w:rsidRPr="00000000">
              <w:rPr>
                <w:rtl w:val="0"/>
              </w:rPr>
              <w:t xml:space="preserve">Apoyo en tareas de desarrollo, generación de prompts técnicos y revisión de implementación.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4">
            <w:pPr>
              <w:rPr/>
            </w:pPr>
            <w:r w:rsidDel="00000000" w:rsidR="00000000" w:rsidRPr="00000000">
              <w:rPr>
                <w:rtl w:val="0"/>
              </w:rPr>
              <w:t xml:space="preserve">OpenAI Codex / agentes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5">
            <w:pPr>
              <w:rPr/>
            </w:pPr>
            <w:r w:rsidDel="00000000" w:rsidR="00000000" w:rsidRPr="00000000">
              <w:rPr>
                <w:rtl w:val="0"/>
              </w:rPr>
              <w:t xml:space="preserve">Apoyo en tareas de desarrollo, análisis de repositorio y generación de instrucciones técnicas.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6">
            <w:pPr>
              <w:rPr/>
            </w:pPr>
            <w:r w:rsidDel="00000000" w:rsidR="00000000" w:rsidRPr="00000000">
              <w:rPr>
                <w:rtl w:val="0"/>
              </w:rPr>
              <w:t xml:space="preserve">Fathom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7">
            <w:pPr>
              <w:rPr/>
            </w:pPr>
            <w:r w:rsidDel="00000000" w:rsidR="00000000" w:rsidRPr="00000000">
              <w:rPr>
                <w:rtl w:val="0"/>
              </w:rPr>
              <w:t xml:space="preserve">Registro o soporte de reuniones virtuales y generación de material de consulta asociado a las minutas.</w:t>
            </w:r>
          </w:p>
        </w:tc>
      </w:tr>
    </w:tbl>
    <w:p w:rsidR="00000000" w:rsidDel="00000000" w:rsidP="00000000" w:rsidRDefault="00000000" w:rsidRPr="00000000" w14:paraId="000004E8">
      <w:pPr>
        <w:spacing w:after="240" w:before="240" w:lineRule="auto"/>
        <w:rPr/>
      </w:pPr>
      <w:r w:rsidDel="00000000" w:rsidR="00000000" w:rsidRPr="00000000">
        <w:rPr>
          <w:rtl w:val="0"/>
        </w:rPr>
        <w:t xml:space="preserve">El equipo revisó, adaptó y validó el contenido generado con asistencia de IA antes de incorporarlo a la documentación o al repositorio del proyecto.</w:t>
      </w:r>
    </w:p>
    <w:p w:rsidR="00000000" w:rsidDel="00000000" w:rsidP="00000000" w:rsidRDefault="00000000" w:rsidRPr="00000000" w14:paraId="000004E9">
      <w:pPr>
        <w:pStyle w:val="Heading1"/>
        <w:rPr/>
      </w:pPr>
      <w:bookmarkStart w:colFirst="0" w:colLast="0" w:name="_heading=h.yjjzg8pcwi5c" w:id="85"/>
      <w:bookmarkEnd w:id="85"/>
      <w:r w:rsidDel="00000000" w:rsidR="00000000" w:rsidRPr="00000000">
        <w:rPr>
          <w:rtl w:val="0"/>
        </w:rPr>
      </w:r>
    </w:p>
    <w:p w:rsidR="00000000" w:rsidDel="00000000" w:rsidP="00000000" w:rsidRDefault="00000000" w:rsidRPr="00000000" w14:paraId="000004EA">
      <w:pPr>
        <w:pStyle w:val="Heading1"/>
        <w:rPr/>
      </w:pPr>
      <w:bookmarkStart w:colFirst="0" w:colLast="0" w:name="_heading=h.lt6dxua5ym6i" w:id="86"/>
      <w:bookmarkEnd w:id="86"/>
      <w:r w:rsidDel="00000000" w:rsidR="00000000" w:rsidRPr="00000000">
        <w:br w:type="page"/>
      </w:r>
      <w:r w:rsidDel="00000000" w:rsidR="00000000" w:rsidRPr="00000000">
        <w:rPr>
          <w:rtl w:val="0"/>
        </w:rPr>
      </w:r>
    </w:p>
    <w:p w:rsidR="00000000" w:rsidDel="00000000" w:rsidP="00000000" w:rsidRDefault="00000000" w:rsidRPr="00000000" w14:paraId="000004EB">
      <w:pPr>
        <w:pStyle w:val="Heading1"/>
        <w:rPr/>
      </w:pPr>
      <w:bookmarkStart w:colFirst="0" w:colLast="0" w:name="_heading=h.i5tg828dwpxz" w:id="87"/>
      <w:bookmarkEnd w:id="87"/>
      <w:r w:rsidDel="00000000" w:rsidR="00000000" w:rsidRPr="00000000">
        <w:rPr>
          <w:rtl w:val="0"/>
        </w:rPr>
        <w:t xml:space="preserve">Bibliografía</w:t>
      </w:r>
    </w:p>
    <w:p w:rsidR="00000000" w:rsidDel="00000000" w:rsidP="00000000" w:rsidRDefault="00000000" w:rsidRPr="00000000" w14:paraId="000004EC">
      <w:pPr>
        <w:numPr>
          <w:ilvl w:val="0"/>
          <w:numId w:val="8"/>
        </w:numPr>
        <w:spacing w:before="240"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4ED">
      <w:pPr>
        <w:numPr>
          <w:ilvl w:val="0"/>
          <w:numId w:val="8"/>
        </w:numPr>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4EE">
      <w:pPr>
        <w:numPr>
          <w:ilvl w:val="0"/>
          <w:numId w:val="8"/>
        </w:numPr>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4EF">
      <w:pPr>
        <w:numPr>
          <w:ilvl w:val="0"/>
          <w:numId w:val="8"/>
        </w:numPr>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4F0">
      <w:pPr>
        <w:numPr>
          <w:ilvl w:val="0"/>
          <w:numId w:val="8"/>
        </w:numPr>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4F1">
      <w:pPr>
        <w:numPr>
          <w:ilvl w:val="0"/>
          <w:numId w:val="8"/>
        </w:numPr>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4F2">
      <w:pPr>
        <w:numPr>
          <w:ilvl w:val="0"/>
          <w:numId w:val="8"/>
        </w:numPr>
        <w:ind w:left="720" w:hanging="360"/>
        <w:rPr/>
      </w:pPr>
      <w:r w:rsidDel="00000000" w:rsidR="00000000" w:rsidRPr="00000000">
        <w:rPr>
          <w:rtl w:val="0"/>
        </w:rPr>
        <w:t xml:space="preserve">Equipo 16 – ClusterPA. (2026). 04 UTN FRVM – PF 2026 - Interesados y comunicaciones del proyecto – Equipo 16 1.1.</w:t>
      </w:r>
    </w:p>
    <w:p w:rsidR="00000000" w:rsidDel="00000000" w:rsidP="00000000" w:rsidRDefault="00000000" w:rsidRPr="00000000" w14:paraId="000004F3">
      <w:pPr>
        <w:numPr>
          <w:ilvl w:val="0"/>
          <w:numId w:val="8"/>
        </w:numPr>
        <w:ind w:left="720" w:hanging="360"/>
        <w:rPr/>
      </w:pPr>
      <w:r w:rsidDel="00000000" w:rsidR="00000000" w:rsidRPr="00000000">
        <w:rPr>
          <w:rtl w:val="0"/>
        </w:rPr>
        <w:t xml:space="preserve">OpenAI. (2026). ChatGPT. OpenAI.</w:t>
      </w:r>
    </w:p>
    <w:p w:rsidR="00000000" w:rsidDel="00000000" w:rsidP="00000000" w:rsidRDefault="00000000" w:rsidRPr="00000000" w14:paraId="000004F4">
      <w:pPr>
        <w:numPr>
          <w:ilvl w:val="0"/>
          <w:numId w:val="8"/>
        </w:numPr>
        <w:ind w:left="720" w:hanging="360"/>
        <w:rPr/>
      </w:pPr>
      <w:r w:rsidDel="00000000" w:rsidR="00000000" w:rsidRPr="00000000">
        <w:rPr>
          <w:rtl w:val="0"/>
        </w:rPr>
        <w:t xml:space="preserve">OpenAI. (2026). OpenAI Codex. OpenAI.</w:t>
      </w:r>
    </w:p>
    <w:p w:rsidR="00000000" w:rsidDel="00000000" w:rsidP="00000000" w:rsidRDefault="00000000" w:rsidRPr="00000000" w14:paraId="000004F5">
      <w:pPr>
        <w:numPr>
          <w:ilvl w:val="0"/>
          <w:numId w:val="8"/>
        </w:numPr>
        <w:ind w:left="720" w:hanging="360"/>
        <w:rPr/>
      </w:pPr>
      <w:r w:rsidDel="00000000" w:rsidR="00000000" w:rsidRPr="00000000">
        <w:rPr>
          <w:rtl w:val="0"/>
        </w:rPr>
        <w:t xml:space="preserve">Anthropic. (2026). Claude. Anthropic.</w:t>
      </w:r>
    </w:p>
    <w:p w:rsidR="00000000" w:rsidDel="00000000" w:rsidP="00000000" w:rsidRDefault="00000000" w:rsidRPr="00000000" w14:paraId="000004F6">
      <w:pPr>
        <w:numPr>
          <w:ilvl w:val="0"/>
          <w:numId w:val="8"/>
        </w:numPr>
        <w:ind w:left="720" w:hanging="360"/>
        <w:rPr/>
      </w:pPr>
      <w:r w:rsidDel="00000000" w:rsidR="00000000" w:rsidRPr="00000000">
        <w:rPr>
          <w:rtl w:val="0"/>
        </w:rPr>
        <w:t xml:space="preserve">Anthropic. (2026). Claude Code. Anthropic.</w:t>
      </w:r>
    </w:p>
    <w:p w:rsidR="00000000" w:rsidDel="00000000" w:rsidP="00000000" w:rsidRDefault="00000000" w:rsidRPr="00000000" w14:paraId="000004F7">
      <w:pPr>
        <w:numPr>
          <w:ilvl w:val="0"/>
          <w:numId w:val="8"/>
        </w:numPr>
        <w:ind w:left="720" w:hanging="360"/>
        <w:rPr/>
      </w:pPr>
      <w:r w:rsidDel="00000000" w:rsidR="00000000" w:rsidRPr="00000000">
        <w:rPr>
          <w:rtl w:val="0"/>
        </w:rPr>
        <w:t xml:space="preserve">Fathom. (2026). Fathom AI Meeting Assistant. Fathom.</w:t>
      </w:r>
    </w:p>
    <w:p w:rsidR="00000000" w:rsidDel="00000000" w:rsidP="00000000" w:rsidRDefault="00000000" w:rsidRPr="00000000" w14:paraId="000004F8">
      <w:pPr>
        <w:spacing w:after="240" w:lineRule="auto"/>
        <w:rPr/>
      </w:pPr>
      <w:r w:rsidDel="00000000" w:rsidR="00000000" w:rsidRPr="00000000">
        <w:rPr>
          <w:rtl w:val="0"/>
        </w:rPr>
      </w:r>
    </w:p>
    <w:sectPr>
      <w:headerReference r:id="rId41" w:type="default"/>
      <w:footerReference r:id="rId4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an Villafañe" w:id="0" w:date="2026-07-27T13:01:00Z">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la capacidad estimada y no la comparan con las horas de trabajo reales.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F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paragraph" w:styleId="Revisin">
    <w:name w:val="Revision"/>
    <w:hidden w:val="1"/>
    <w:uiPriority w:val="99"/>
    <w:semiHidden w:val="1"/>
    <w:rsid w:val="00802675"/>
    <w:pPr>
      <w:spacing w:line="240" w:lineRule="auto"/>
    </w:pPr>
  </w:style>
  <w:style w:type="character" w:styleId="Refdecomentario">
    <w:name w:val="annotation reference"/>
    <w:basedOn w:val="Fuentedeprrafopredeter"/>
    <w:uiPriority w:val="99"/>
    <w:semiHidden w:val="1"/>
    <w:unhideWhenUsed w:val="1"/>
    <w:rsid w:val="009B71E7"/>
    <w:rPr>
      <w:sz w:val="16"/>
      <w:szCs w:val="16"/>
    </w:rPr>
  </w:style>
  <w:style w:type="paragraph" w:styleId="Textocomentario">
    <w:name w:val="annotation text"/>
    <w:basedOn w:val="Normal"/>
    <w:link w:val="TextocomentarioCar"/>
    <w:uiPriority w:val="99"/>
    <w:semiHidden w:val="1"/>
    <w:unhideWhenUsed w:val="1"/>
    <w:rsid w:val="009B71E7"/>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B71E7"/>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B71E7"/>
    <w:rPr>
      <w:b w:val="1"/>
      <w:bCs w:val="1"/>
    </w:rPr>
  </w:style>
  <w:style w:type="character" w:styleId="AsuntodelcomentarioCar" w:customStyle="1">
    <w:name w:val="Asunto del comentario Car"/>
    <w:basedOn w:val="TextocomentarioCar"/>
    <w:link w:val="Asuntodelcomentario"/>
    <w:uiPriority w:val="99"/>
    <w:semiHidden w:val="1"/>
    <w:rsid w:val="009B71E7"/>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lva-p/ECOToken/blob/main/doc/Metrica/Metricas-Sprint2.pd" TargetMode="External"/><Relationship Id="rId20" Type="http://schemas.openxmlformats.org/officeDocument/2006/relationships/hyperlink" Target="https://github.com/alva-p/ECOToken/commit/0e983a93dea2c48110dab3a1f67d55ef2b51900f"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github.com/alva-p/ECOToken/commit/fe4dcb82643270e44425fcf032aee386f5e05573" TargetMode="External"/><Relationship Id="rId21" Type="http://schemas.openxmlformats.org/officeDocument/2006/relationships/hyperlink" Target="https://github.com/alva-p/ECOToken/pull/15" TargetMode="External"/><Relationship Id="rId24" Type="http://schemas.openxmlformats.org/officeDocument/2006/relationships/hyperlink" Target="https://github.com/alva-p/ECOToken/commit/984cb0bb5cecc110f37dc8c93089490767be7c21" TargetMode="External"/><Relationship Id="rId23" Type="http://schemas.openxmlformats.org/officeDocument/2006/relationships/hyperlink" Target="https://github.com/alva-p/ECOToken/pull/1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github.com/alva-p/ECOToken/commit/239010f2197869105220552f052b371b271dabcb" TargetMode="External"/><Relationship Id="rId25" Type="http://schemas.openxmlformats.org/officeDocument/2006/relationships/hyperlink" Target="https://github.com/alva-p/ECOToken/pull/18" TargetMode="External"/><Relationship Id="rId28" Type="http://schemas.openxmlformats.org/officeDocument/2006/relationships/hyperlink" Target="https://github.com/alva-p/ECOToken/commit/fd5b41fd74f30ffa3abc42885f54af8047bd12d1" TargetMode="External"/><Relationship Id="rId27" Type="http://schemas.openxmlformats.org/officeDocument/2006/relationships/hyperlink" Target="https://github.com/alva-p/ECOToken/pull/2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epolia.etherscan.io/tx/0x7053062c08b936dc38fe539e42eaf828d15825b340eef8b64c70ced5c7d184de"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9.png"/><Relationship Id="rId30" Type="http://schemas.openxmlformats.org/officeDocument/2006/relationships/image" Target="media/image8.png"/><Relationship Id="rId11" Type="http://schemas.openxmlformats.org/officeDocument/2006/relationships/hyperlink" Target="mailto:mateomarti150@gmail.com" TargetMode="External"/><Relationship Id="rId33" Type="http://schemas.openxmlformats.org/officeDocument/2006/relationships/image" Target="media/image10.png"/><Relationship Id="rId10" Type="http://schemas.openxmlformats.org/officeDocument/2006/relationships/hyperlink" Target="mailto:rodri98alves@gmail.com" TargetMode="External"/><Relationship Id="rId32" Type="http://schemas.openxmlformats.org/officeDocument/2006/relationships/image" Target="media/image5.png"/><Relationship Id="rId13" Type="http://schemas.openxmlformats.org/officeDocument/2006/relationships/hyperlink" Target="mailto:alvaropineda1017@gmail.com" TargetMode="External"/><Relationship Id="rId35" Type="http://schemas.openxmlformats.org/officeDocument/2006/relationships/image" Target="media/image6.png"/><Relationship Id="rId12" Type="http://schemas.openxmlformats.org/officeDocument/2006/relationships/hyperlink" Target="mailto:tobiasfabian.023@gmail.com" TargetMode="External"/><Relationship Id="rId34" Type="http://schemas.openxmlformats.org/officeDocument/2006/relationships/image" Target="media/image7.png"/><Relationship Id="rId15" Type="http://schemas.openxmlformats.org/officeDocument/2006/relationships/hyperlink" Target="https://github.com/alva-p/ECOToken/pull/17" TargetMode="External"/><Relationship Id="rId37" Type="http://schemas.openxmlformats.org/officeDocument/2006/relationships/image" Target="media/image4.png"/><Relationship Id="rId14" Type="http://schemas.openxmlformats.org/officeDocument/2006/relationships/hyperlink" Target="https://sepolia.etherscan.io/tx/0x7053062c08b936dc38fe539e42eaf828d15825b340eef8b64c70ced5c7d184de" TargetMode="External"/><Relationship Id="rId36" Type="http://schemas.openxmlformats.org/officeDocument/2006/relationships/image" Target="media/image2.png"/><Relationship Id="rId17" Type="http://schemas.openxmlformats.org/officeDocument/2006/relationships/hyperlink" Target="https://github.com/alva-p/ECOToken/pull/12" TargetMode="External"/><Relationship Id="rId39" Type="http://schemas.openxmlformats.org/officeDocument/2006/relationships/image" Target="media/image11.png"/><Relationship Id="rId16" Type="http://schemas.openxmlformats.org/officeDocument/2006/relationships/hyperlink" Target="https://github.com/alva-p/ECOToken/commit/e865ffddb1e6bf5e5adf0f89cee892017b330cab" TargetMode="External"/><Relationship Id="rId38" Type="http://schemas.openxmlformats.org/officeDocument/2006/relationships/image" Target="media/image1.png"/><Relationship Id="rId19" Type="http://schemas.openxmlformats.org/officeDocument/2006/relationships/hyperlink" Target="https://github.com/alva-p/ECOToken/pull/14" TargetMode="External"/><Relationship Id="rId18" Type="http://schemas.openxmlformats.org/officeDocument/2006/relationships/hyperlink" Target="https://github.com/alva-p/ECOToken/commit/1379d807e583498c7ef1a630a4f28a533e8d080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h/GSgocXQuLn3I3fAoA3HC2AQ==">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2026-07-27T15:53:00Z</dcterms:created>
</cp:coreProperties>
</file>